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DC02E" w14:textId="3D0C43CF" w:rsidR="00134A65" w:rsidRDefault="00371D9E" w:rsidP="00A4028E">
      <w:pPr>
        <w:pStyle w:val="20"/>
        <w:numPr>
          <w:ilvl w:val="0"/>
          <w:numId w:val="35"/>
        </w:numPr>
        <w:spacing w:after="160" w:line="240" w:lineRule="auto"/>
        <w:rPr>
          <w:rFonts w:eastAsia="함초롬바탕" w:hAnsi="함초롬바탕" w:cs="함초롬바탕"/>
          <w:sz w:val="28"/>
        </w:rPr>
      </w:pPr>
      <w:r>
        <w:rPr>
          <w:rFonts w:eastAsia="함초롬바탕" w:hAnsi="함초롬바탕" w:cs="함초롬바탕" w:hint="eastAsia"/>
          <w:sz w:val="28"/>
        </w:rPr>
        <w:t>화공산업에서의 인공지능</w:t>
      </w:r>
    </w:p>
    <w:p w14:paraId="60447368" w14:textId="224D9C65" w:rsidR="00A4028E" w:rsidRPr="00D06EA2" w:rsidRDefault="00A4028E" w:rsidP="00A4028E">
      <w:pPr>
        <w:pStyle w:val="20"/>
        <w:spacing w:after="160" w:line="240" w:lineRule="auto"/>
        <w:ind w:left="0"/>
        <w:jc w:val="center"/>
        <w:rPr>
          <w:rFonts w:eastAsia="함초롬바탕" w:hAnsi="함초롬바탕" w:cs="함초롬바탕"/>
          <w:sz w:val="28"/>
        </w:rPr>
      </w:pPr>
      <w:commentRangeStart w:id="0"/>
      <w:r w:rsidRPr="00EF2BD0">
        <w:rPr>
          <w:rFonts w:eastAsia="함초롬바탕" w:hAnsi="함초롬바탕" w:cs="함초롬바탕" w:hint="eastAsia"/>
          <w:noProof/>
        </w:rPr>
        <w:drawing>
          <wp:inline distT="0" distB="0" distL="0" distR="0" wp14:anchorId="167595F3" wp14:editId="045CB583">
            <wp:extent cx="4723130" cy="1289685"/>
            <wp:effectExtent l="0" t="38100" r="1270" b="5715"/>
            <wp:docPr id="40" name="다이어그램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commentRangeEnd w:id="0"/>
      <w:r w:rsidR="00F628E7">
        <w:rPr>
          <w:rStyle w:val="a8"/>
          <w:rFonts w:ascii="Times New Roman" w:eastAsiaTheme="minorEastAsia" w:hAnsi="Times New Roman" w:cs="Times New Roman"/>
          <w:color w:val="auto"/>
          <w:kern w:val="2"/>
        </w:rPr>
        <w:commentReference w:id="0"/>
      </w:r>
    </w:p>
    <w:p w14:paraId="7AE44448" w14:textId="05754184" w:rsidR="008313DF" w:rsidRPr="00F51EE5" w:rsidRDefault="00286BEE" w:rsidP="008228E8">
      <w:pPr>
        <w:pStyle w:val="a5"/>
        <w:numPr>
          <w:ilvl w:val="0"/>
          <w:numId w:val="37"/>
        </w:numPr>
        <w:spacing w:line="240" w:lineRule="auto"/>
        <w:ind w:leftChars="0" w:left="426"/>
        <w:rPr>
          <w:rFonts w:ascii="함초롬바탕" w:eastAsia="함초롬바탕" w:hAnsi="함초롬바탕" w:cs="함초롬바탕"/>
        </w:rPr>
      </w:pPr>
      <w:commentRangeStart w:id="1"/>
      <w:r w:rsidRPr="00F51EE5">
        <w:rPr>
          <w:rFonts w:ascii="함초롬바탕" w:eastAsia="함초롬바탕" w:hAnsi="함초롬바탕" w:cs="함초롬바탕" w:hint="eastAsia"/>
        </w:rPr>
        <w:t>입문</w:t>
      </w:r>
      <w:commentRangeEnd w:id="1"/>
      <w:r w:rsidR="00007BBF">
        <w:rPr>
          <w:rStyle w:val="a8"/>
        </w:rPr>
        <w:commentReference w:id="1"/>
      </w:r>
    </w:p>
    <w:p w14:paraId="1BF75709" w14:textId="79692E07" w:rsidR="00286BEE" w:rsidRPr="00F51EE5" w:rsidRDefault="00F51EE5" w:rsidP="00F51EE5">
      <w:pPr>
        <w:spacing w:line="240" w:lineRule="auto"/>
        <w:rPr>
          <w:rFonts w:ascii="함초롬바탕" w:eastAsia="함초롬바탕" w:hAnsi="함초롬바탕" w:cs="함초롬바탕"/>
          <w:b/>
          <w:sz w:val="20"/>
        </w:rPr>
      </w:pPr>
      <w:r w:rsidRPr="00F51EE5">
        <w:rPr>
          <w:rFonts w:ascii="함초롬바탕" w:eastAsia="함초롬바탕" w:hAnsi="함초롬바탕" w:cs="함초롬바탕"/>
          <w:b/>
          <w:sz w:val="20"/>
        </w:rPr>
        <w:t xml:space="preserve">1.1.1 </w:t>
      </w:r>
      <w:r w:rsidR="00286BEE" w:rsidRPr="00F51EE5">
        <w:rPr>
          <w:rFonts w:ascii="함초롬바탕" w:eastAsia="함초롬바탕" w:hAnsi="함초롬바탕" w:cs="함초롬바탕" w:hint="eastAsia"/>
          <w:b/>
          <w:sz w:val="20"/>
        </w:rPr>
        <w:t>4차산업 시대에서의 화</w:t>
      </w:r>
      <w:ins w:id="2" w:author="문일" w:date="2022-02-17T15:40:00Z">
        <w:r w:rsidR="00F628E7">
          <w:rPr>
            <w:rFonts w:ascii="함초롬바탕" w:eastAsia="함초롬바탕" w:hAnsi="함초롬바탕" w:cs="함초롬바탕" w:hint="eastAsia"/>
            <w:b/>
            <w:sz w:val="20"/>
          </w:rPr>
          <w:t>공산업</w:t>
        </w:r>
      </w:ins>
      <w:del w:id="3" w:author="문일" w:date="2022-02-17T15:40:00Z">
        <w:r w:rsidR="00286BEE" w:rsidRPr="00F51EE5" w:rsidDel="00F628E7">
          <w:rPr>
            <w:rFonts w:ascii="함초롬바탕" w:eastAsia="함초롬바탕" w:hAnsi="함초롬바탕" w:cs="함초롬바탕" w:hint="eastAsia"/>
            <w:b/>
            <w:sz w:val="20"/>
          </w:rPr>
          <w:delText>학공학</w:delText>
        </w:r>
      </w:del>
      <w:r w:rsidR="00286BEE" w:rsidRPr="00F51EE5">
        <w:rPr>
          <w:rFonts w:ascii="함초롬바탕" w:eastAsia="함초롬바탕" w:hAnsi="함초롬바탕" w:cs="함초롬바탕" w:hint="eastAsia"/>
          <w:b/>
          <w:sz w:val="20"/>
        </w:rPr>
        <w:t>의 현재와 미래</w:t>
      </w:r>
    </w:p>
    <w:p w14:paraId="3FA089CE" w14:textId="41D3631B" w:rsidR="00257508" w:rsidRDefault="000070F3" w:rsidP="000070F3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commentRangeStart w:id="4"/>
      <w:r>
        <w:rPr>
          <w:noProof/>
        </w:rPr>
        <w:drawing>
          <wp:inline distT="0" distB="0" distL="0" distR="0" wp14:anchorId="658DCABD" wp14:editId="64832B08">
            <wp:extent cx="4723130" cy="183451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F628E7">
        <w:rPr>
          <w:rStyle w:val="a8"/>
        </w:rPr>
        <w:commentReference w:id="4"/>
      </w:r>
    </w:p>
    <w:p w14:paraId="7F650943" w14:textId="682F9B72" w:rsidR="000070F3" w:rsidRDefault="006017A0" w:rsidP="006017A0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371D9E">
        <w:rPr>
          <w:rFonts w:ascii="함초롬바탕" w:eastAsia="함초롬바탕" w:hAnsi="함초롬바탕" w:cs="함초롬바탕"/>
          <w:sz w:val="20"/>
        </w:rPr>
        <w:t>1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 xml:space="preserve">4차산업과 </w:t>
      </w:r>
      <w:r w:rsidR="00A856BA">
        <w:rPr>
          <w:rFonts w:ascii="함초롬바탕" w:eastAsia="함초롬바탕" w:hAnsi="함초롬바탕" w:cs="함초롬바탕" w:hint="eastAsia"/>
          <w:sz w:val="20"/>
        </w:rPr>
        <w:t>화학산업</w:t>
      </w:r>
      <w:r>
        <w:rPr>
          <w:rFonts w:ascii="함초롬바탕" w:eastAsia="함초롬바탕" w:hAnsi="함초롬바탕" w:cs="함초롬바탕" w:hint="eastAsia"/>
          <w:sz w:val="20"/>
        </w:rPr>
        <w:t xml:space="preserve">의 융합: 스마트 </w:t>
      </w:r>
      <w:r w:rsidR="00371D9E">
        <w:rPr>
          <w:rFonts w:ascii="함초롬바탕" w:eastAsia="함초롬바탕" w:hAnsi="함초롬바탕" w:cs="함초롬바탕" w:hint="eastAsia"/>
          <w:sz w:val="20"/>
        </w:rPr>
        <w:t>화학공정</w:t>
      </w:r>
    </w:p>
    <w:p w14:paraId="53489FF6" w14:textId="1692E927" w:rsidR="00371D9E" w:rsidRDefault="00A856BA" w:rsidP="00A856BA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A856BA">
        <w:rPr>
          <w:rFonts w:ascii="함초롬바탕" w:eastAsia="함초롬바탕" w:hAnsi="함초롬바탕" w:cs="함초롬바탕" w:hint="eastAsia"/>
          <w:sz w:val="20"/>
        </w:rPr>
        <w:t>데이터 및 지능정보화 기반 융합 기술</w:t>
      </w:r>
      <w:r>
        <w:rPr>
          <w:rFonts w:ascii="함초롬바탕" w:eastAsia="함초롬바탕" w:hAnsi="함초롬바탕" w:cs="함초롬바탕" w:hint="eastAsia"/>
          <w:sz w:val="20"/>
        </w:rPr>
        <w:t xml:space="preserve">은 </w:t>
      </w:r>
      <w:r w:rsidR="00371D9E">
        <w:rPr>
          <w:rFonts w:ascii="함초롬바탕" w:eastAsia="함초롬바탕" w:hAnsi="함초롬바탕" w:cs="함초롬바탕" w:hint="eastAsia"/>
          <w:sz w:val="20"/>
        </w:rPr>
        <w:t xml:space="preserve">다른 산업처럼 </w:t>
      </w:r>
      <w:del w:id="5" w:author="문일" w:date="2022-02-17T15:42:00Z">
        <w:r w:rsidDel="00F628E7">
          <w:rPr>
            <w:rFonts w:ascii="함초롬바탕" w:eastAsia="함초롬바탕" w:hAnsi="함초롬바탕" w:cs="함초롬바탕"/>
            <w:sz w:val="20"/>
          </w:rPr>
          <w:delText>4</w:delText>
        </w:r>
        <w:r w:rsidDel="00F628E7">
          <w:rPr>
            <w:rFonts w:ascii="함초롬바탕" w:eastAsia="함초롬바탕" w:hAnsi="함초롬바탕" w:cs="함초롬바탕" w:hint="eastAsia"/>
            <w:sz w:val="20"/>
          </w:rPr>
          <w:delText>차산업혁명 대응</w:delText>
        </w:r>
        <w:r w:rsidR="00371D9E" w:rsidDel="00F628E7">
          <w:rPr>
            <w:rFonts w:ascii="함초롬바탕" w:eastAsia="함초롬바탕" w:hAnsi="함초롬바탕" w:cs="함초롬바탕" w:hint="eastAsia"/>
            <w:sz w:val="20"/>
          </w:rPr>
          <w:delText xml:space="preserve">하여 </w:delText>
        </w:r>
      </w:del>
      <w:r>
        <w:rPr>
          <w:rFonts w:ascii="함초롬바탕" w:eastAsia="함초롬바탕" w:hAnsi="함초롬바탕" w:cs="함초롬바탕" w:hint="eastAsia"/>
          <w:sz w:val="20"/>
        </w:rPr>
        <w:t xml:space="preserve">미래 </w:t>
      </w:r>
      <w:r w:rsidR="00371D9E">
        <w:rPr>
          <w:rFonts w:ascii="함초롬바탕" w:eastAsia="함초롬바탕" w:hAnsi="함초롬바탕" w:cs="함초롬바탕" w:hint="eastAsia"/>
          <w:sz w:val="20"/>
        </w:rPr>
        <w:t xml:space="preserve">진보된 </w:t>
      </w:r>
      <w:r>
        <w:rPr>
          <w:rFonts w:ascii="함초롬바탕" w:eastAsia="함초롬바탕" w:hAnsi="함초롬바탕" w:cs="함초롬바탕" w:hint="eastAsia"/>
          <w:sz w:val="20"/>
        </w:rPr>
        <w:t>화학산업</w:t>
      </w:r>
      <w:r w:rsidR="00371D9E">
        <w:rPr>
          <w:rFonts w:ascii="함초롬바탕" w:eastAsia="함초롬바탕" w:hAnsi="함초롬바탕" w:cs="함초롬바탕" w:hint="eastAsia"/>
          <w:sz w:val="20"/>
        </w:rPr>
        <w:t>의 핵심 가치이다.</w:t>
      </w:r>
      <w:r w:rsidR="00626F9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지능정보기술의 고도화로 정보통신기술 인프라를 통해 생성</w:t>
      </w:r>
      <w:r w:rsidR="00626F9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·</w:t>
      </w:r>
      <w:r w:rsidR="00626F9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수집</w:t>
      </w:r>
      <w:r w:rsidR="00626F9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·</w:t>
      </w:r>
      <w:r w:rsidR="00626F9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축적된 빅데이터와 인공지능, IoT, 클라우드</w:t>
      </w:r>
      <w:r w:rsidR="00371D9E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등의 융합기술이 화학산업 전반에</w:t>
      </w:r>
      <w:r w:rsidR="00371D9E">
        <w:rPr>
          <w:rFonts w:ascii="함초롬바탕" w:eastAsia="함초롬바탕" w:hAnsi="함초롬바탕" w:cs="함초롬바탕"/>
          <w:sz w:val="20"/>
        </w:rPr>
        <w:t xml:space="preserve"> </w:t>
      </w:r>
      <w:r w:rsidR="00371D9E">
        <w:rPr>
          <w:rFonts w:ascii="함초롬바탕" w:eastAsia="함초롬바탕" w:hAnsi="함초롬바탕" w:cs="함초롬바탕" w:hint="eastAsia"/>
          <w:sz w:val="20"/>
        </w:rPr>
        <w:t>활용될 경우,</w:t>
      </w:r>
      <w:r w:rsidR="00371D9E">
        <w:rPr>
          <w:rFonts w:ascii="함초롬바탕" w:eastAsia="함초롬바탕" w:hAnsi="함초롬바탕" w:cs="함초롬바탕"/>
          <w:sz w:val="20"/>
        </w:rPr>
        <w:t xml:space="preserve"> </w:t>
      </w:r>
      <w:r w:rsidR="00371D9E">
        <w:rPr>
          <w:rFonts w:ascii="함초롬바탕" w:eastAsia="함초롬바탕" w:hAnsi="함초롬바탕" w:cs="함초롬바탕" w:hint="eastAsia"/>
          <w:sz w:val="20"/>
        </w:rPr>
        <w:t xml:space="preserve">그 효과는 매우 </w:t>
      </w:r>
      <w:ins w:id="6" w:author="문일" w:date="2022-02-17T15:44:00Z">
        <w:r w:rsidR="00F628E7">
          <w:rPr>
            <w:rFonts w:ascii="함초롬바탕" w:eastAsia="함초롬바탕" w:hAnsi="함초롬바탕" w:cs="함초롬바탕" w:hint="eastAsia"/>
            <w:sz w:val="20"/>
          </w:rPr>
          <w:t>효과</w:t>
        </w:r>
      </w:ins>
      <w:del w:id="7" w:author="문일" w:date="2022-02-17T15:44:00Z">
        <w:r w:rsidR="00371D9E" w:rsidDel="00F628E7">
          <w:rPr>
            <w:rFonts w:ascii="함초롬바탕" w:eastAsia="함초롬바탕" w:hAnsi="함초롬바탕" w:cs="함초롬바탕" w:hint="eastAsia"/>
            <w:sz w:val="20"/>
          </w:rPr>
          <w:delText>파괴</w:delText>
        </w:r>
      </w:del>
      <w:r w:rsidR="00371D9E">
        <w:rPr>
          <w:rFonts w:ascii="함초롬바탕" w:eastAsia="함초롬바탕" w:hAnsi="함초롬바탕" w:cs="함초롬바탕" w:hint="eastAsia"/>
          <w:sz w:val="20"/>
        </w:rPr>
        <w:t>적이다</w:t>
      </w:r>
      <w:r w:rsidR="00371D9E">
        <w:rPr>
          <w:rStyle w:val="af0"/>
          <w:rFonts w:ascii="함초롬바탕" w:eastAsia="함초롬바탕" w:hAnsi="함초롬바탕" w:cs="함초롬바탕"/>
          <w:sz w:val="20"/>
        </w:rPr>
        <w:footnoteReference w:id="1"/>
      </w:r>
      <w:r w:rsidR="00371D9E">
        <w:rPr>
          <w:rFonts w:ascii="함초롬바탕" w:eastAsia="함초롬바탕" w:hAnsi="함초롬바탕" w:cs="함초롬바탕" w:hint="eastAsia"/>
          <w:sz w:val="20"/>
        </w:rPr>
        <w:t>.</w:t>
      </w:r>
      <w:r w:rsidR="00371D9E">
        <w:rPr>
          <w:rFonts w:ascii="함초롬바탕" w:eastAsia="함초롬바탕" w:hAnsi="함초롬바탕" w:cs="함초롬바탕"/>
          <w:sz w:val="20"/>
        </w:rPr>
        <w:t xml:space="preserve"> </w:t>
      </w:r>
    </w:p>
    <w:p w14:paraId="0474269C" w14:textId="5AF3F462" w:rsidR="00A856BA" w:rsidRDefault="00371D9E" w:rsidP="001E1CCC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특히,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대규모 투자설비,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많은 에너지 사용,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복잡한 글로벌 가치 사슬 등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전통적인</w:t>
      </w:r>
      <w:r w:rsidR="00A856BA">
        <w:rPr>
          <w:rFonts w:ascii="함초롬바탕" w:eastAsia="함초롬바탕" w:hAnsi="함초롬바탕" w:cs="함초롬바탕" w:hint="eastAsia"/>
          <w:sz w:val="20"/>
        </w:rPr>
        <w:t>화학산업</w:t>
      </w:r>
      <w:r>
        <w:rPr>
          <w:rFonts w:ascii="함초롬바탕" w:eastAsia="함초롬바탕" w:hAnsi="함초롬바탕" w:cs="함초롬바탕" w:hint="eastAsia"/>
          <w:sz w:val="20"/>
        </w:rPr>
        <w:t>의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특징을 본다면 </w:t>
      </w:r>
      <w:r w:rsidR="001E1CCC">
        <w:rPr>
          <w:rFonts w:ascii="함초롬바탕" w:eastAsia="함초롬바탕" w:hAnsi="함초롬바탕" w:cs="함초롬바탕" w:hint="eastAsia"/>
          <w:sz w:val="20"/>
        </w:rPr>
        <w:t>화학산업의 스마트화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는 생산성 향상, 민첩한 시장 대응, 에너지 </w:t>
      </w:r>
      <w:r w:rsidR="001E1CCC">
        <w:rPr>
          <w:rFonts w:ascii="함초롬바탕" w:eastAsia="함초롬바탕" w:hAnsi="함초롬바탕" w:cs="함초롬바탕" w:hint="eastAsia"/>
          <w:sz w:val="20"/>
        </w:rPr>
        <w:t>효율 향상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 및 환경유해 물질 유출 감소, 안전한 환경 구축 등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 산업 전반에 </w:t>
      </w:r>
      <w:r w:rsidR="00A856BA">
        <w:rPr>
          <w:rFonts w:ascii="함초롬바탕" w:eastAsia="함초롬바탕" w:hAnsi="함초롬바탕" w:cs="함초롬바탕" w:hint="eastAsia"/>
          <w:sz w:val="20"/>
        </w:rPr>
        <w:lastRenderedPageBreak/>
        <w:t>혁신</w:t>
      </w:r>
      <w:r w:rsidR="001E1CCC">
        <w:rPr>
          <w:rFonts w:ascii="함초롬바탕" w:eastAsia="함초롬바탕" w:hAnsi="함초롬바탕" w:cs="함초롬바탕" w:hint="eastAsia"/>
          <w:sz w:val="20"/>
        </w:rPr>
        <w:t>을 가져올 수 있다.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1E1CCC">
        <w:rPr>
          <w:rFonts w:ascii="함초롬바탕" w:eastAsia="함초롬바탕" w:hAnsi="함초롬바탕" w:cs="함초롬바탕" w:hint="eastAsia"/>
          <w:sz w:val="20"/>
        </w:rPr>
        <w:t>특히</w:t>
      </w:r>
      <w:del w:id="8" w:author="문일" w:date="2022-02-17T15:49:00Z">
        <w:r w:rsidR="001E1CCC" w:rsidDel="00007BBF">
          <w:rPr>
            <w:rFonts w:ascii="함초롬바탕" w:eastAsia="함초롬바탕" w:hAnsi="함초롬바탕" w:cs="함초롬바탕" w:hint="eastAsia"/>
            <w:sz w:val="20"/>
          </w:rPr>
          <w:delText>,</w:delText>
        </w:r>
      </w:del>
      <w:r w:rsidR="001E1CCC">
        <w:rPr>
          <w:rFonts w:ascii="함초롬바탕" w:eastAsia="함초롬바탕" w:hAnsi="함초롬바탕" w:cs="함초롬바탕"/>
          <w:sz w:val="20"/>
        </w:rPr>
        <w:t xml:space="preserve"> ESG</w:t>
      </w:r>
      <w:ins w:id="9" w:author="문일" w:date="2022-02-17T15:44:00Z">
        <w:r w:rsidR="00F628E7">
          <w:rPr>
            <w:rFonts w:ascii="함초롬바탕" w:eastAsia="함초롬바탕" w:hAnsi="함초롬바탕" w:cs="함초롬바탕"/>
            <w:sz w:val="20"/>
          </w:rPr>
          <w:t xml:space="preserve"> (</w:t>
        </w:r>
      </w:ins>
      <w:ins w:id="10" w:author="문일" w:date="2022-02-17T15:49:00Z">
        <w:r w:rsidR="00007BBF" w:rsidRPr="00F628E7">
          <w:rPr>
            <w:rFonts w:ascii="함초롬바탕" w:eastAsia="함초롬바탕" w:hAnsi="함초롬바탕" w:cs="함초롬바탕"/>
            <w:sz w:val="20"/>
          </w:rPr>
          <w:t>Environmental, Social and Governance</w:t>
        </w:r>
        <w:r w:rsidR="00007BBF">
          <w:rPr>
            <w:rFonts w:ascii="함초롬바탕" w:eastAsia="함초롬바탕" w:hAnsi="함초롬바탕" w:cs="함초롬바탕"/>
            <w:sz w:val="20"/>
          </w:rPr>
          <w:t>)</w:t>
        </w:r>
      </w:ins>
      <w:r w:rsidR="001E1CCC">
        <w:rPr>
          <w:rFonts w:ascii="함초롬바탕" w:eastAsia="함초롬바탕" w:hAnsi="함초롬바탕" w:cs="함초롬바탕"/>
          <w:sz w:val="20"/>
        </w:rPr>
        <w:t xml:space="preserve">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등 </w:t>
      </w:r>
      <w:r w:rsidR="001E1CCC" w:rsidRPr="001E1CCC">
        <w:rPr>
          <w:rFonts w:ascii="함초롬바탕" w:eastAsia="함초롬바탕" w:hAnsi="함초롬바탕" w:cs="함초롬바탕" w:hint="eastAsia"/>
          <w:sz w:val="20"/>
        </w:rPr>
        <w:t>기업의 비재무적 요소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의 강화는 물론 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>효율적 경영 관리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1E1CCC">
        <w:rPr>
          <w:rFonts w:ascii="함초롬바탕" w:eastAsia="함초롬바탕" w:hAnsi="함초롬바탕" w:cs="함초롬바탕"/>
          <w:sz w:val="20"/>
        </w:rPr>
        <w:t>(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business </w:t>
      </w:r>
      <w:r w:rsidR="001E1CCC">
        <w:rPr>
          <w:rFonts w:ascii="함초롬바탕" w:eastAsia="함초롬바탕" w:hAnsi="함초롬바탕" w:cs="함초롬바탕"/>
          <w:sz w:val="20"/>
        </w:rPr>
        <w:t>strategy),</w:t>
      </w:r>
      <w:r w:rsidR="00A856BA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>신규 사업 관리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1E1CCC">
        <w:rPr>
          <w:rFonts w:ascii="함초롬바탕" w:eastAsia="함초롬바탕" w:hAnsi="함초롬바탕" w:cs="함초롬바탕"/>
          <w:sz w:val="20"/>
        </w:rPr>
        <w:t>(Project management), 전사적자원관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리 </w:t>
      </w:r>
      <w:r w:rsidR="001E1CCC">
        <w:rPr>
          <w:rFonts w:ascii="함초롬바탕" w:eastAsia="함초롬바탕" w:hAnsi="함초롬바탕" w:cs="함초롬바탕"/>
          <w:sz w:val="20"/>
        </w:rPr>
        <w:t>(</w:t>
      </w:r>
      <w:r w:rsidR="001E1CCC" w:rsidRPr="001E1CCC">
        <w:rPr>
          <w:rFonts w:ascii="함초롬바탕" w:eastAsia="함초롬바탕" w:hAnsi="함초롬바탕" w:cs="함초롬바탕"/>
          <w:sz w:val="20"/>
        </w:rPr>
        <w:t>Enterprise Resource Planning</w:t>
      </w:r>
      <w:r w:rsidR="001E1CCC">
        <w:rPr>
          <w:rFonts w:ascii="함초롬바탕" w:eastAsia="함초롬바탕" w:hAnsi="함초롬바탕" w:cs="함초롬바탕"/>
          <w:sz w:val="20"/>
        </w:rPr>
        <w:t xml:space="preserve">; ERP)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및 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원천기술 확보 등 </w:t>
      </w:r>
      <w:r w:rsidR="001E1CCC">
        <w:rPr>
          <w:rFonts w:ascii="함초롬바탕" w:eastAsia="함초롬바탕" w:hAnsi="함초롬바탕" w:cs="함초롬바탕" w:hint="eastAsia"/>
          <w:sz w:val="20"/>
        </w:rPr>
        <w:t>화공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>기업의 지속 가능한 발전</w:t>
      </w:r>
      <w:r w:rsidR="001E1CCC">
        <w:rPr>
          <w:rFonts w:ascii="함초롬바탕" w:eastAsia="함초롬바탕" w:hAnsi="함초롬바탕" w:cs="함초롬바탕" w:hint="eastAsia"/>
          <w:sz w:val="20"/>
        </w:rPr>
        <w:t>에 핵심적 기여를 할 수 있다.</w:t>
      </w:r>
      <w:r w:rsidR="001E1CCC">
        <w:rPr>
          <w:rFonts w:ascii="함초롬바탕" w:eastAsia="함초롬바탕" w:hAnsi="함초롬바탕" w:cs="함초롬바탕"/>
          <w:sz w:val="20"/>
        </w:rPr>
        <w:t xml:space="preserve"> </w:t>
      </w:r>
      <w:r w:rsidR="001E1CCC">
        <w:rPr>
          <w:rFonts w:ascii="함초롬바탕" w:eastAsia="함초롬바탕" w:hAnsi="함초롬바탕" w:cs="함초롬바탕" w:hint="eastAsia"/>
          <w:sz w:val="20"/>
        </w:rPr>
        <w:t>따라서,</w:t>
      </w:r>
      <w:r w:rsidR="001E1CCC">
        <w:rPr>
          <w:rFonts w:ascii="함초롬바탕" w:eastAsia="함초롬바탕" w:hAnsi="함초롬바탕" w:cs="함초롬바탕"/>
          <w:sz w:val="20"/>
        </w:rPr>
        <w:t xml:space="preserve"> </w:t>
      </w:r>
      <w:r w:rsidR="001E1CCC" w:rsidRPr="00641C38">
        <w:rPr>
          <w:rFonts w:ascii="함초롬바탕" w:eastAsia="함초롬바탕" w:hAnsi="함초롬바탕" w:cs="함초롬바탕" w:hint="eastAsia"/>
          <w:sz w:val="20"/>
        </w:rPr>
        <w:t xml:space="preserve">전사(全社)적 통합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및 </w:t>
      </w:r>
      <w:r w:rsidR="001E1CCC" w:rsidRPr="00641C38">
        <w:rPr>
          <w:rFonts w:ascii="함초롬바탕" w:eastAsia="함초롬바탕" w:hAnsi="함초롬바탕" w:cs="함초롬바탕" w:hint="eastAsia"/>
          <w:sz w:val="20"/>
        </w:rPr>
        <w:t>의사 결정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 등 개별 기업의</w:t>
      </w:r>
      <w:r w:rsidR="001E1CCC">
        <w:rPr>
          <w:rFonts w:ascii="함초롬바탕" w:eastAsia="함초롬바탕" w:hAnsi="함초롬바탕" w:cs="함초롬바탕"/>
          <w:sz w:val="20"/>
        </w:rPr>
        <w:t xml:space="preserve">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혁신은 물론 화공 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산업 생태계 패러다임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변화를 불러올 유도 기술이자 </w:t>
      </w:r>
      <w:r w:rsidR="001E1CCC" w:rsidRPr="00641C38">
        <w:rPr>
          <w:rFonts w:ascii="함초롬바탕" w:eastAsia="함초롬바탕" w:hAnsi="함초롬바탕" w:cs="함초롬바탕" w:hint="eastAsia"/>
          <w:sz w:val="20"/>
        </w:rPr>
        <w:t>4차산업혁명</w:t>
      </w:r>
      <w:r w:rsidR="001E1CCC">
        <w:rPr>
          <w:rFonts w:ascii="함초롬바탕" w:eastAsia="함초롬바탕" w:hAnsi="함초롬바탕" w:cs="함초롬바탕" w:hint="eastAsia"/>
          <w:sz w:val="20"/>
        </w:rPr>
        <w:t>의 완성 기술인 핵심 기저 가치이다.</w:t>
      </w:r>
    </w:p>
    <w:p w14:paraId="36DDAD04" w14:textId="5432ED92" w:rsidR="00A856BA" w:rsidRDefault="00A856BA" w:rsidP="00AB065B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특히,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심화되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는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화학산업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시장의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격동성과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친환경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및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안전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 등 높은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사회적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요구</w:t>
      </w:r>
      <w:r w:rsidR="00703963">
        <w:rPr>
          <w:rFonts w:ascii="함초롬바탕" w:eastAsia="함초롬바탕" w:hAnsi="함초롬바탕" w:cs="함초롬바탕" w:hint="eastAsia"/>
          <w:sz w:val="20"/>
        </w:rPr>
        <w:t xml:space="preserve"> 환경에서 </w:t>
      </w:r>
      <w:r>
        <w:rPr>
          <w:rFonts w:ascii="함초롬바탕" w:eastAsia="함초롬바탕" w:hAnsi="함초롬바탕" w:cs="함초롬바탕" w:hint="eastAsia"/>
          <w:sz w:val="20"/>
        </w:rPr>
        <w:t>화학산업</w:t>
      </w:r>
      <w:r w:rsidRPr="00641C38">
        <w:rPr>
          <w:rFonts w:ascii="함초롬바탕" w:eastAsia="함초롬바탕" w:hAnsi="함초롬바탕" w:cs="함초롬바탕" w:hint="eastAsia"/>
          <w:sz w:val="20"/>
        </w:rPr>
        <w:t>의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지속가능한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성장을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703963">
        <w:rPr>
          <w:rFonts w:ascii="함초롬바탕" w:eastAsia="함초롬바탕" w:hAnsi="함초롬바탕" w:cs="함초롬바탕" w:hint="eastAsia"/>
          <w:sz w:val="20"/>
        </w:rPr>
        <w:t xml:space="preserve">위하여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화학소재개발</w:t>
      </w:r>
      <w:r w:rsidR="00703963">
        <w:rPr>
          <w:rFonts w:ascii="함초롬바탕" w:eastAsia="함초롬바탕" w:hAnsi="함초롬바탕" w:cs="함초롬바탕" w:hint="eastAsia"/>
          <w:sz w:val="20"/>
        </w:rPr>
        <w:t>의 빠른 생애주기</w:t>
      </w:r>
      <w:r w:rsidR="00703963">
        <w:rPr>
          <w:rFonts w:ascii="함초롬바탕" w:eastAsia="함초롬바탕" w:hAnsi="함초롬바탕" w:cs="함초롬바탕"/>
          <w:sz w:val="20"/>
        </w:rPr>
        <w:t xml:space="preserve">, </w:t>
      </w:r>
      <w:r w:rsidR="00703963">
        <w:rPr>
          <w:rFonts w:ascii="함초롬바탕" w:eastAsia="함초롬바탕" w:hAnsi="함초롬바탕" w:cs="함초롬바탕" w:hint="eastAsia"/>
          <w:sz w:val="20"/>
        </w:rPr>
        <w:t>화학 플랜트 운전의 자동화</w:t>
      </w:r>
      <w:r w:rsidR="00703963">
        <w:rPr>
          <w:rFonts w:ascii="함초롬바탕" w:eastAsia="함초롬바탕" w:hAnsi="함초롬바탕" w:cs="함초롬바탕"/>
          <w:sz w:val="20"/>
        </w:rPr>
        <w:t xml:space="preserve">,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시장변화에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유연</w:t>
      </w:r>
      <w:r w:rsidR="00703963">
        <w:rPr>
          <w:rFonts w:ascii="함초롬바탕" w:eastAsia="함초롬바탕" w:hAnsi="함초롬바탕" w:cs="함초롬바탕" w:hint="eastAsia"/>
          <w:sz w:val="20"/>
        </w:rPr>
        <w:t xml:space="preserve"> 대웅 가능한 </w:t>
      </w:r>
      <w:proofErr w:type="spellStart"/>
      <w:r w:rsidR="00D06EA2" w:rsidRPr="00641C38">
        <w:rPr>
          <w:rFonts w:ascii="함초롬바탕" w:eastAsia="함초롬바탕" w:hAnsi="함초롬바탕" w:cs="함초롬바탕" w:hint="eastAsia"/>
          <w:sz w:val="20"/>
        </w:rPr>
        <w:t>모듈화된</w:t>
      </w:r>
      <w:proofErr w:type="spellEnd"/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공정개발</w:t>
      </w:r>
      <w:r w:rsidR="00703963">
        <w:rPr>
          <w:rFonts w:ascii="함초롬바탕" w:eastAsia="함초롬바탕" w:hAnsi="함초롬바탕" w:cs="함초롬바탕" w:hint="eastAsia"/>
          <w:sz w:val="20"/>
        </w:rPr>
        <w:t>,</w:t>
      </w:r>
      <w:r w:rsidR="00703963">
        <w:rPr>
          <w:rFonts w:ascii="함초롬바탕" w:eastAsia="함초롬바탕" w:hAnsi="함초롬바탕" w:cs="함초롬바탕"/>
          <w:sz w:val="20"/>
        </w:rPr>
        <w:t xml:space="preserve"> </w:t>
      </w:r>
      <w:r w:rsidR="00703963">
        <w:rPr>
          <w:rFonts w:ascii="함초롬바탕" w:eastAsia="함초롬바탕" w:hAnsi="함초롬바탕" w:cs="함초롬바탕" w:hint="eastAsia"/>
          <w:sz w:val="20"/>
        </w:rPr>
        <w:t>사고 위험 없는 안전한 공정 관리 등의 혁신 기술 도입은 더 이상 미룰 수 없는 절실한</w:t>
      </w:r>
      <w:r w:rsidR="00703963" w:rsidRPr="00703963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703963">
        <w:rPr>
          <w:rFonts w:ascii="함초롬바탕" w:eastAsia="함초롬바탕" w:hAnsi="함초롬바탕" w:cs="함초롬바탕" w:hint="eastAsia"/>
          <w:sz w:val="20"/>
        </w:rPr>
        <w:t>미래형 화공 산업의 기술적 요구이다.</w:t>
      </w:r>
    </w:p>
    <w:p w14:paraId="40D0D4B4" w14:textId="77777777" w:rsidR="00F51EE5" w:rsidRDefault="00F51EE5" w:rsidP="00AB065B">
      <w:pPr>
        <w:spacing w:line="240" w:lineRule="auto"/>
        <w:rPr>
          <w:rFonts w:ascii="함초롬바탕" w:eastAsia="함초롬바탕" w:hAnsi="함초롬바탕" w:cs="함초롬바탕"/>
          <w:sz w:val="20"/>
        </w:rPr>
      </w:pPr>
    </w:p>
    <w:p w14:paraId="7A46B045" w14:textId="047D40FD" w:rsidR="00286BEE" w:rsidRPr="00F51EE5" w:rsidRDefault="00286BEE" w:rsidP="00F51EE5">
      <w:pPr>
        <w:pStyle w:val="a5"/>
        <w:numPr>
          <w:ilvl w:val="2"/>
          <w:numId w:val="34"/>
        </w:numPr>
        <w:spacing w:line="240" w:lineRule="auto"/>
        <w:ind w:leftChars="0"/>
        <w:rPr>
          <w:rFonts w:ascii="함초롬바탕" w:eastAsia="함초롬바탕" w:hAnsi="함초롬바탕" w:cs="함초롬바탕"/>
          <w:b/>
          <w:sz w:val="20"/>
        </w:rPr>
      </w:pPr>
      <w:r w:rsidRPr="00F51EE5">
        <w:rPr>
          <w:rFonts w:ascii="함초롬바탕" w:eastAsia="함초롬바탕" w:hAnsi="함초롬바탕" w:cs="함초롬바탕" w:hint="eastAsia"/>
          <w:b/>
          <w:sz w:val="20"/>
        </w:rPr>
        <w:t xml:space="preserve">스마트 팩토리 및 화공 디지털화를 위한 </w:t>
      </w:r>
      <w:r w:rsidRPr="00F51EE5">
        <w:rPr>
          <w:rFonts w:ascii="함초롬바탕" w:eastAsia="함초롬바탕" w:hAnsi="함초롬바탕" w:cs="함초롬바탕"/>
          <w:b/>
          <w:sz w:val="20"/>
        </w:rPr>
        <w:t>PSE</w:t>
      </w:r>
      <w:r w:rsidRPr="00F51EE5">
        <w:rPr>
          <w:rFonts w:ascii="함초롬바탕" w:eastAsia="함초롬바탕" w:hAnsi="함초롬바탕" w:cs="함초롬바탕" w:hint="eastAsia"/>
          <w:b/>
          <w:sz w:val="20"/>
        </w:rPr>
        <w:t>의 전망과 역</w:t>
      </w:r>
      <w:r w:rsidR="00F51EE5">
        <w:rPr>
          <w:rFonts w:ascii="함초롬바탕" w:eastAsia="함초롬바탕" w:hAnsi="함초롬바탕" w:cs="함초롬바탕" w:hint="eastAsia"/>
          <w:b/>
          <w:sz w:val="20"/>
        </w:rPr>
        <w:t>할</w:t>
      </w:r>
    </w:p>
    <w:p w14:paraId="155C52AB" w14:textId="6A75BBF2" w:rsidR="00B752D6" w:rsidRDefault="00B752D6" w:rsidP="00B752D6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0D0B034C" wp14:editId="300B6D97">
            <wp:extent cx="4723130" cy="318579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1A8A" w14:textId="4297CC33" w:rsidR="00B752D6" w:rsidRPr="00B752D6" w:rsidRDefault="00B752D6" w:rsidP="00B752D6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2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 xml:space="preserve">스마트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팩토리의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요소</w:t>
      </w:r>
      <w:r w:rsidR="00703963">
        <w:rPr>
          <w:rFonts w:ascii="함초롬바탕" w:eastAsia="함초롬바탕" w:hAnsi="함초롬바탕" w:cs="함초롬바탕" w:hint="eastAsia"/>
          <w:sz w:val="20"/>
        </w:rPr>
        <w:t xml:space="preserve"> 기술</w:t>
      </w:r>
    </w:p>
    <w:p w14:paraId="52E4A6C8" w14:textId="0DDA8996" w:rsidR="00286BEE" w:rsidRPr="00286BEE" w:rsidRDefault="006A23EE" w:rsidP="00D06EA2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6A23EE">
        <w:rPr>
          <w:rFonts w:ascii="함초롬바탕" w:eastAsia="함초롬바탕" w:hAnsi="함초롬바탕" w:cs="함초롬바탕" w:hint="eastAsia"/>
          <w:sz w:val="20"/>
        </w:rPr>
        <w:lastRenderedPageBreak/>
        <w:t>스마트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Pr="006A23EE">
        <w:rPr>
          <w:rFonts w:ascii="함초롬바탕" w:eastAsia="함초롬바탕" w:hAnsi="함초롬바탕" w:cs="함초롬바탕" w:hint="eastAsia"/>
          <w:sz w:val="20"/>
        </w:rPr>
        <w:t>팩토리는</w:t>
      </w:r>
      <w:proofErr w:type="spellEnd"/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전통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제조산업에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사물인터넷</w:t>
      </w:r>
      <w:r w:rsidR="004E419F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(</w:t>
      </w:r>
      <w:r w:rsidR="004E419F">
        <w:rPr>
          <w:rFonts w:ascii="함초롬바탕" w:eastAsia="함초롬바탕" w:hAnsi="함초롬바탕" w:cs="함초롬바탕"/>
          <w:sz w:val="20"/>
        </w:rPr>
        <w:t xml:space="preserve">Internet of Things, </w:t>
      </w:r>
      <w:r w:rsidRPr="006A23EE">
        <w:rPr>
          <w:rFonts w:ascii="함초롬바탕" w:eastAsia="함초롬바탕" w:hAnsi="함초롬바탕" w:cs="함초롬바탕"/>
          <w:sz w:val="20"/>
        </w:rPr>
        <w:t xml:space="preserve">IoT), Machine Learning (ML), </w:t>
      </w:r>
      <w:r w:rsidRPr="006A23EE">
        <w:rPr>
          <w:rFonts w:ascii="함초롬바탕" w:eastAsia="함초롬바탕" w:hAnsi="함초롬바탕" w:cs="함초롬바탕" w:hint="eastAsia"/>
          <w:sz w:val="20"/>
        </w:rPr>
        <w:t>센서</w:t>
      </w:r>
      <w:r w:rsidRPr="006A23EE">
        <w:rPr>
          <w:rFonts w:ascii="함초롬바탕" w:eastAsia="함초롬바탕" w:hAnsi="함초롬바탕" w:cs="함초롬바탕"/>
          <w:sz w:val="20"/>
        </w:rPr>
        <w:t xml:space="preserve">, Cloud, Big data </w:t>
      </w:r>
      <w:r w:rsidRPr="006A23EE">
        <w:rPr>
          <w:rFonts w:ascii="함초롬바탕" w:eastAsia="함초롬바탕" w:hAnsi="함초롬바탕" w:cs="함초롬바탕" w:hint="eastAsia"/>
          <w:sz w:val="20"/>
        </w:rPr>
        <w:t>등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혁신적인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정보통신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기술</w:t>
      </w:r>
      <w:r w:rsidRPr="006A23EE">
        <w:rPr>
          <w:rFonts w:ascii="함초롬바탕" w:eastAsia="함초롬바탕" w:hAnsi="함초롬바탕" w:cs="함초롬바탕"/>
          <w:sz w:val="20"/>
        </w:rPr>
        <w:t xml:space="preserve"> (</w:t>
      </w:r>
      <w:r w:rsidR="00466BD0">
        <w:rPr>
          <w:rFonts w:ascii="함초롬바탕" w:eastAsia="함초롬바탕" w:hAnsi="함초롬바탕" w:cs="함초롬바탕"/>
          <w:sz w:val="20"/>
        </w:rPr>
        <w:t xml:space="preserve">Information and communications technology, </w:t>
      </w:r>
      <w:r w:rsidRPr="006A23EE">
        <w:rPr>
          <w:rFonts w:ascii="함초롬바탕" w:eastAsia="함초롬바탕" w:hAnsi="함초롬바탕" w:cs="함초롬바탕"/>
          <w:sz w:val="20"/>
        </w:rPr>
        <w:t>ICT)</w:t>
      </w:r>
      <w:r w:rsidRPr="006A23EE">
        <w:rPr>
          <w:rFonts w:ascii="함초롬바탕" w:eastAsia="함초롬바탕" w:hAnsi="함초롬바탕" w:cs="함초롬바탕" w:hint="eastAsia"/>
          <w:sz w:val="20"/>
        </w:rPr>
        <w:t>을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결합하여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제조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설비</w:t>
      </w:r>
      <w:r w:rsidR="001A573C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="001A573C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공정의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지능화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및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자동화를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가능케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하며</w:t>
      </w:r>
      <w:r w:rsidRPr="006A23EE">
        <w:rPr>
          <w:rFonts w:ascii="함초롬바탕" w:eastAsia="함초롬바탕" w:hAnsi="함초롬바탕" w:cs="함초롬바탕"/>
          <w:sz w:val="20"/>
        </w:rPr>
        <w:t xml:space="preserve">, </w:t>
      </w:r>
      <w:r w:rsidRPr="006A23EE">
        <w:rPr>
          <w:rFonts w:ascii="함초롬바탕" w:eastAsia="함초롬바탕" w:hAnsi="함초롬바탕" w:cs="함초롬바탕" w:hint="eastAsia"/>
          <w:sz w:val="20"/>
        </w:rPr>
        <w:t>이러한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제조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설비의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생산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및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운영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정보가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실시간으로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="00466BD0">
        <w:rPr>
          <w:rFonts w:ascii="함초롬바탕" w:eastAsia="함초롬바탕" w:hAnsi="함초롬바탕" w:cs="함초롬바탕" w:hint="eastAsia"/>
          <w:sz w:val="20"/>
        </w:rPr>
        <w:t xml:space="preserve">공유 </w:t>
      </w:r>
      <w:r w:rsidRPr="006A23EE">
        <w:rPr>
          <w:rFonts w:ascii="함초롬바탕" w:eastAsia="함초롬바탕" w:hAnsi="함초롬바탕" w:cs="함초롬바탕" w:hint="eastAsia"/>
          <w:sz w:val="20"/>
        </w:rPr>
        <w:t>활용되는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생산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체계를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="008E46CF">
        <w:rPr>
          <w:rFonts w:ascii="함초롬바탕" w:eastAsia="함초롬바탕" w:hAnsi="함초롬바탕" w:cs="함초롬바탕" w:hint="eastAsia"/>
          <w:sz w:val="20"/>
        </w:rPr>
        <w:t>일컫는다</w:t>
      </w:r>
      <w:r>
        <w:rPr>
          <w:rFonts w:ascii="함초롬바탕" w:eastAsia="함초롬바탕" w:hAnsi="함초롬바탕" w:cs="함초롬바탕" w:hint="eastAsia"/>
          <w:sz w:val="20"/>
        </w:rPr>
        <w:t>.</w:t>
      </w:r>
    </w:p>
    <w:p w14:paraId="5160AC19" w14:textId="174743A9" w:rsidR="00B752D6" w:rsidRDefault="001A573C" w:rsidP="00D06EA2">
      <w:pPr>
        <w:spacing w:line="240" w:lineRule="auto"/>
        <w:rPr>
          <w:rFonts w:ascii="함초롬바탕" w:eastAsia="함초롬바탕" w:hAnsi="함초롬바탕" w:cs="함초롬바탕"/>
          <w:sz w:val="20"/>
          <w:lang w:val="ko-KR"/>
        </w:rPr>
      </w:pP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스마트 </w:t>
      </w:r>
      <w:proofErr w:type="spellStart"/>
      <w:r>
        <w:rPr>
          <w:rFonts w:ascii="함초롬바탕" w:eastAsia="함초롬바탕" w:hAnsi="함초롬바탕" w:cs="함초롬바탕" w:hint="eastAsia"/>
          <w:sz w:val="20"/>
          <w:lang w:val="ko-KR"/>
        </w:rPr>
        <w:t>팩토리의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실현을 위해서는 </w:t>
      </w:r>
      <w:r w:rsidRPr="00B752D6">
        <w:rPr>
          <w:rFonts w:ascii="함초롬바탕" w:eastAsia="함초롬바탕" w:hAnsi="함초롬바탕" w:cs="함초롬바탕" w:hint="eastAsia"/>
          <w:sz w:val="20"/>
          <w:lang w:val="ko-KR"/>
        </w:rPr>
        <w:t>스스로 이상 현상 및 변화 등의 감지 및 자기복구가 가능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한 자동화 플랜트 설계와 더불어 </w:t>
      </w:r>
      <w:r w:rsidRPr="00B752D6">
        <w:rPr>
          <w:rFonts w:ascii="함초롬바탕" w:eastAsia="함초롬바탕" w:hAnsi="함초롬바탕" w:cs="함초롬바탕" w:hint="eastAsia"/>
          <w:sz w:val="20"/>
          <w:lang w:val="ko-KR"/>
        </w:rPr>
        <w:t xml:space="preserve">가동 진단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Pr="00B752D6">
        <w:rPr>
          <w:rFonts w:ascii="함초롬바탕" w:eastAsia="함초롬바탕" w:hAnsi="함초롬바탕" w:cs="함초롬바탕" w:hint="eastAsia"/>
          <w:sz w:val="20"/>
          <w:lang w:val="ko-KR"/>
        </w:rPr>
        <w:t xml:space="preserve"> 복구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Pr="00B752D6">
        <w:rPr>
          <w:rFonts w:ascii="함초롬바탕" w:eastAsia="함초롬바탕" w:hAnsi="함초롬바탕" w:cs="함초롬바탕" w:hint="eastAsia"/>
          <w:sz w:val="20"/>
          <w:lang w:val="ko-KR"/>
        </w:rPr>
        <w:t xml:space="preserve"> 유지를 기반으로 하는 종합적인 위기대응 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정보기술의 통합이 필요하다. 이는 </w:t>
      </w:r>
      <w:r w:rsidR="00B752D6" w:rsidRPr="00B752D6">
        <w:rPr>
          <w:rFonts w:ascii="함초롬바탕" w:eastAsia="함초롬바탕" w:hAnsi="함초롬바탕" w:cs="함초롬바탕" w:hint="eastAsia"/>
          <w:sz w:val="20"/>
          <w:lang w:val="ko-KR"/>
        </w:rPr>
        <w:t xml:space="preserve">화학플랜트의 전통적 안전 기법인 모니터링과 샘플링에 </w:t>
      </w:r>
      <w:proofErr w:type="spellStart"/>
      <w:r w:rsidR="00B752D6" w:rsidRPr="00B752D6">
        <w:rPr>
          <w:rFonts w:ascii="함초롬바탕" w:eastAsia="함초롬바탕" w:hAnsi="함초롬바탕" w:cs="함초롬바탕" w:hint="eastAsia"/>
          <w:sz w:val="20"/>
          <w:lang w:val="ko-KR"/>
        </w:rPr>
        <w:t>IoT를</w:t>
      </w:r>
      <w:proofErr w:type="spellEnd"/>
      <w:r w:rsidR="00B752D6" w:rsidRPr="00B752D6">
        <w:rPr>
          <w:rFonts w:ascii="함초롬바탕" w:eastAsia="함초롬바탕" w:hAnsi="함초롬바탕" w:cs="함초롬바탕" w:hint="eastAsia"/>
          <w:sz w:val="20"/>
          <w:lang w:val="ko-KR"/>
        </w:rPr>
        <w:t xml:space="preserve"> 접목시켜서 빅데이터 분석을 통한 사고예측 및 회피 적용 가능</w:t>
      </w:r>
      <w:r w:rsidR="00E867C5">
        <w:rPr>
          <w:rFonts w:ascii="함초롬바탕" w:eastAsia="함초롬바탕" w:hAnsi="함초롬바탕" w:cs="함초롬바탕" w:hint="eastAsia"/>
          <w:sz w:val="20"/>
          <w:lang w:val="ko-KR"/>
        </w:rPr>
        <w:t>하다.</w:t>
      </w:r>
    </w:p>
    <w:p w14:paraId="7DC0DA0D" w14:textId="5CF2EBB3" w:rsidR="00B752D6" w:rsidRPr="00286BEE" w:rsidRDefault="00780C37" w:rsidP="00D06EA2">
      <w:pPr>
        <w:spacing w:line="240" w:lineRule="auto"/>
        <w:rPr>
          <w:rFonts w:ascii="함초롬바탕" w:eastAsia="함초롬바탕" w:hAnsi="함초롬바탕" w:cs="함초롬바탕"/>
          <w:sz w:val="20"/>
          <w:lang w:val="ko-KR"/>
        </w:rPr>
      </w:pP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이처럼 스마트 </w:t>
      </w:r>
      <w:proofErr w:type="spellStart"/>
      <w:r>
        <w:rPr>
          <w:rFonts w:ascii="함초롬바탕" w:eastAsia="함초롬바탕" w:hAnsi="함초롬바탕" w:cs="함초롬바탕" w:hint="eastAsia"/>
          <w:sz w:val="20"/>
          <w:lang w:val="ko-KR"/>
        </w:rPr>
        <w:t>팩토리의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실현을 위한 연구개발은 산업에서 매우 중요하게 여겨지고 있다.</w:t>
      </w:r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대표적인 사례는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SAP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의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Predictive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maintenance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platform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과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augmented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reality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on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the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shopfloor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가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있다.</w:t>
      </w:r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  <w:lang w:val="ko-KR"/>
        </w:rPr>
        <w:t>이밖에도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Simens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의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Amberg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plant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와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r>
        <w:rPr>
          <w:rFonts w:ascii="함초롬바탕" w:eastAsia="함초롬바탕" w:hAnsi="함초롬바탕" w:cs="함초롬바탕"/>
          <w:sz w:val="20"/>
          <w:lang w:val="ko-KR"/>
        </w:rPr>
        <w:t>Microsoft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의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Jeep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Wrangler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plant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가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존재한다</w:t>
      </w:r>
      <w:r w:rsidR="00E867C5">
        <w:rPr>
          <w:rFonts w:ascii="함초롬바탕" w:eastAsia="함초롬바탕" w:hAnsi="함초롬바탕" w:cs="함초롬바탕" w:hint="eastAsia"/>
          <w:sz w:val="20"/>
          <w:lang w:val="ko-KR"/>
        </w:rPr>
        <w:t>.</w:t>
      </w:r>
    </w:p>
    <w:p w14:paraId="21ECB864" w14:textId="75BE14F9" w:rsidR="00FF6106" w:rsidRDefault="00466BD0" w:rsidP="00780C37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AD67046" wp14:editId="0298CC92">
            <wp:extent cx="2674189" cy="198245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8601" cy="20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A56" w14:textId="0D6D3E68" w:rsidR="00466BD0" w:rsidRPr="00B752D6" w:rsidRDefault="00466BD0" w:rsidP="00466BD0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3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 w:rsidR="003A57D0">
        <w:rPr>
          <w:rFonts w:ascii="함초롬바탕" w:eastAsia="함초롬바탕" w:hAnsi="함초롬바탕" w:cs="함초롬바탕" w:hint="eastAsia"/>
          <w:sz w:val="20"/>
        </w:rPr>
        <w:t>스마트 팩토리 설계를 위한 기술 단계</w:t>
      </w:r>
    </w:p>
    <w:p w14:paraId="6B353580" w14:textId="1C071DF0" w:rsidR="00CC0588" w:rsidRDefault="00137B45" w:rsidP="00CC058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기존 공정 자동화를 위한 기술은 아래와 같이 </w:t>
      </w:r>
      <w:commentRangeStart w:id="11"/>
      <w:r>
        <w:rPr>
          <w:rFonts w:ascii="함초롬바탕" w:eastAsia="함초롬바탕" w:hAnsi="함초롬바탕" w:cs="함초롬바탕"/>
          <w:sz w:val="20"/>
        </w:rPr>
        <w:t>5</w:t>
      </w:r>
      <w:r>
        <w:rPr>
          <w:rFonts w:ascii="함초롬바탕" w:eastAsia="함초롬바탕" w:hAnsi="함초롬바탕" w:cs="함초롬바탕" w:hint="eastAsia"/>
          <w:sz w:val="20"/>
        </w:rPr>
        <w:t xml:space="preserve">단계로 </w:t>
      </w:r>
      <w:commentRangeEnd w:id="11"/>
      <w:r w:rsidR="00007BBF">
        <w:rPr>
          <w:rStyle w:val="a8"/>
        </w:rPr>
        <w:commentReference w:id="11"/>
      </w:r>
      <w:r>
        <w:rPr>
          <w:rFonts w:ascii="함초롬바탕" w:eastAsia="함초롬바탕" w:hAnsi="함초롬바탕" w:cs="함초롬바탕" w:hint="eastAsia"/>
          <w:sz w:val="20"/>
        </w:rPr>
        <w:t>대표된다.</w:t>
      </w:r>
    </w:p>
    <w:p w14:paraId="581447D1" w14:textId="726FB24A" w:rsidR="00137B45" w:rsidRDefault="00137B45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I/O (Input/Output</w:t>
      </w:r>
      <w:r w:rsidR="004F4227">
        <w:rPr>
          <w:rFonts w:ascii="함초롬바탕" w:eastAsia="함초롬바탕" w:hAnsi="함초롬바탕" w:cs="함초롬바탕"/>
          <w:sz w:val="20"/>
        </w:rPr>
        <w:t xml:space="preserve"> </w:t>
      </w:r>
      <w:r w:rsidR="004F4227">
        <w:rPr>
          <w:rFonts w:ascii="함초롬바탕" w:eastAsia="함초롬바탕" w:hAnsi="함초롬바탕" w:cs="함초롬바탕" w:hint="eastAsia"/>
          <w:sz w:val="20"/>
        </w:rPr>
        <w:t>signal</w:t>
      </w:r>
      <w:r w:rsidR="008C0CCC">
        <w:rPr>
          <w:rFonts w:ascii="함초롬바탕" w:eastAsia="함초롬바탕" w:hAnsi="함초롬바탕" w:cs="함초롬바탕"/>
          <w:sz w:val="20"/>
        </w:rPr>
        <w:t>s</w:t>
      </w:r>
      <w:r>
        <w:rPr>
          <w:rFonts w:ascii="함초롬바탕" w:eastAsia="함초롬바탕" w:hAnsi="함초롬바탕" w:cs="함초롬바탕" w:hint="eastAsia"/>
          <w:sz w:val="20"/>
        </w:rPr>
        <w:t>)</w:t>
      </w:r>
    </w:p>
    <w:p w14:paraId="7B0B2518" w14:textId="36632BDF" w:rsidR="00137B45" w:rsidRDefault="008D7699" w:rsidP="00137B45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입력된 정보를 지정된 함수에 따</w:t>
      </w:r>
      <w:r w:rsidR="0021773E">
        <w:rPr>
          <w:rFonts w:ascii="함초롬바탕" w:eastAsia="함초롬바탕" w:hAnsi="함초롬바탕" w:cs="함초롬바탕" w:hint="eastAsia"/>
          <w:sz w:val="20"/>
        </w:rPr>
        <w:t>라</w:t>
      </w:r>
      <w:r>
        <w:rPr>
          <w:rFonts w:ascii="함초롬바탕" w:eastAsia="함초롬바탕" w:hAnsi="함초롬바탕" w:cs="함초롬바탕" w:hint="eastAsia"/>
          <w:sz w:val="20"/>
        </w:rPr>
        <w:t xml:space="preserve"> 결과를 출력하는 간단한 </w:t>
      </w:r>
      <w:r w:rsidR="0021773E">
        <w:rPr>
          <w:rFonts w:ascii="함초롬바탕" w:eastAsia="함초롬바탕" w:hAnsi="함초롬바탕" w:cs="함초롬바탕" w:hint="eastAsia"/>
          <w:sz w:val="20"/>
        </w:rPr>
        <w:t xml:space="preserve">입출력 </w:t>
      </w:r>
      <w:r>
        <w:rPr>
          <w:rFonts w:ascii="함초롬바탕" w:eastAsia="함초롬바탕" w:hAnsi="함초롬바탕" w:cs="함초롬바탕" w:hint="eastAsia"/>
          <w:sz w:val="20"/>
        </w:rPr>
        <w:t>모델.</w:t>
      </w:r>
      <w:r w:rsidR="00EA73BF">
        <w:rPr>
          <w:rFonts w:ascii="함초롬바탕" w:eastAsia="함초롬바탕" w:hAnsi="함초롬바탕" w:cs="함초롬바탕" w:hint="eastAsia"/>
          <w:sz w:val="20"/>
        </w:rPr>
        <w:t xml:space="preserve"> 보통 한가지 대상을 제어하기 위해 여러 개의 입출력 모델을 함께 사용됨.</w:t>
      </w:r>
    </w:p>
    <w:p w14:paraId="1915E506" w14:textId="5CAE97B3" w:rsidR="00137B45" w:rsidRDefault="008B7BA8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프로그램 논리 제어기 </w:t>
      </w:r>
      <w:r w:rsidR="00137B45">
        <w:rPr>
          <w:rFonts w:ascii="함초롬바탕" w:eastAsia="함초롬바탕" w:hAnsi="함초롬바탕" w:cs="함초롬바탕"/>
          <w:sz w:val="20"/>
        </w:rPr>
        <w:t>(Programmable L</w:t>
      </w:r>
      <w:r w:rsidR="006D452B">
        <w:rPr>
          <w:rFonts w:ascii="함초롬바탕" w:eastAsia="함초롬바탕" w:hAnsi="함초롬바탕" w:cs="함초롬바탕"/>
          <w:sz w:val="20"/>
        </w:rPr>
        <w:t>ogic</w:t>
      </w:r>
      <w:r w:rsidR="00137B45">
        <w:rPr>
          <w:rFonts w:ascii="함초롬바탕" w:eastAsia="함초롬바탕" w:hAnsi="함초롬바탕" w:cs="함초롬바탕"/>
          <w:sz w:val="20"/>
        </w:rPr>
        <w:t xml:space="preserve"> Controller</w:t>
      </w:r>
      <w:r>
        <w:rPr>
          <w:rFonts w:ascii="함초롬바탕" w:eastAsia="함초롬바탕" w:hAnsi="함초롬바탕" w:cs="함초롬바탕"/>
          <w:sz w:val="20"/>
        </w:rPr>
        <w:t>, PLC</w:t>
      </w:r>
      <w:r w:rsidR="00137B45">
        <w:rPr>
          <w:rFonts w:ascii="함초롬바탕" w:eastAsia="함초롬바탕" w:hAnsi="함초롬바탕" w:cs="함초롬바탕"/>
          <w:sz w:val="20"/>
        </w:rPr>
        <w:t>)</w:t>
      </w:r>
    </w:p>
    <w:p w14:paraId="30E45925" w14:textId="4712B21D" w:rsidR="00137B45" w:rsidRDefault="006F78BA" w:rsidP="00137B45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산업현장에서 자동 제어 및 감시를 하기위한 제어 장치.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공정에서의 환경 (온도,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압력,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습도 등)을 입력하여 저장된 논리 체계를 따라 환경에 필요한 제어 시그널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온도 제어,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압력 제어,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습도 제어)을 출력.</w:t>
      </w:r>
    </w:p>
    <w:p w14:paraId="1AABDD8B" w14:textId="77777777" w:rsidR="00703963" w:rsidRDefault="000F1C21" w:rsidP="00137B45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S</w:t>
      </w:r>
      <w:r>
        <w:rPr>
          <w:rFonts w:ascii="함초롬바탕" w:eastAsia="함초롬바탕" w:hAnsi="함초롬바탕" w:cs="함초롬바탕"/>
          <w:sz w:val="20"/>
        </w:rPr>
        <w:t>CADA</w:t>
      </w:r>
      <w:r w:rsidR="00137B45">
        <w:rPr>
          <w:rFonts w:ascii="함초롬바탕" w:eastAsia="함초롬바탕" w:hAnsi="함초롬바탕" w:cs="함초롬바탕"/>
          <w:sz w:val="20"/>
        </w:rPr>
        <w:t xml:space="preserve"> (Supervisory Control </w:t>
      </w:r>
      <w:proofErr w:type="gramStart"/>
      <w:r w:rsidR="00137B45">
        <w:rPr>
          <w:rFonts w:ascii="함초롬바탕" w:eastAsia="함초롬바탕" w:hAnsi="함초롬바탕" w:cs="함초롬바탕"/>
          <w:sz w:val="20"/>
        </w:rPr>
        <w:t>And</w:t>
      </w:r>
      <w:proofErr w:type="gramEnd"/>
      <w:r w:rsidR="00137B45">
        <w:rPr>
          <w:rFonts w:ascii="함초롬바탕" w:eastAsia="함초롬바탕" w:hAnsi="함초롬바탕" w:cs="함초롬바탕"/>
          <w:sz w:val="20"/>
        </w:rPr>
        <w:t xml:space="preserve"> Data Acquisition)</w:t>
      </w:r>
    </w:p>
    <w:p w14:paraId="729B62A4" w14:textId="3049F944" w:rsidR="00137B45" w:rsidRPr="00703963" w:rsidRDefault="008B7BA8" w:rsidP="00137B45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 w:rsidRPr="00703963">
        <w:rPr>
          <w:rFonts w:ascii="함초롬바탕" w:eastAsia="함초롬바탕" w:hAnsi="함초롬바탕" w:cs="함초롬바탕" w:hint="eastAsia"/>
          <w:sz w:val="20"/>
        </w:rPr>
        <w:t>프로그램 논리 제어기와 원격 단말 장치와 같은 소프트웨어와 하드웨어의 조합.</w:t>
      </w:r>
      <w:r w:rsidRPr="00703963">
        <w:rPr>
          <w:rFonts w:ascii="함초롬바탕" w:eastAsia="함초롬바탕" w:hAnsi="함초롬바탕" w:cs="함초롬바탕"/>
          <w:sz w:val="20"/>
        </w:rPr>
        <w:t xml:space="preserve"> </w:t>
      </w:r>
      <w:r w:rsidRPr="00703963">
        <w:rPr>
          <w:rFonts w:ascii="함초롬바탕" w:eastAsia="함초롬바탕" w:hAnsi="함초롬바탕" w:cs="함초롬바탕" w:hint="eastAsia"/>
          <w:sz w:val="20"/>
        </w:rPr>
        <w:t xml:space="preserve">유저와 장비 사이의 소통 </w:t>
      </w:r>
      <w:r w:rsidRPr="00703963">
        <w:rPr>
          <w:rFonts w:ascii="함초롬바탕" w:eastAsia="함초롬바탕" w:hAnsi="함초롬바탕" w:cs="함초롬바탕"/>
          <w:sz w:val="20"/>
        </w:rPr>
        <w:t>(Human-Machine interface, HMI)</w:t>
      </w:r>
      <w:del w:id="12" w:author="문일" w:date="2022-02-17T15:54:00Z">
        <w:r w:rsidRPr="00703963" w:rsidDel="00007BBF">
          <w:rPr>
            <w:rFonts w:ascii="함초롬바탕" w:eastAsia="함초롬바탕" w:hAnsi="함초롬바탕" w:cs="함초롬바탕" w:hint="eastAsia"/>
            <w:sz w:val="20"/>
          </w:rPr>
          <w:delText xml:space="preserve">를 통해 </w:delText>
        </w:r>
      </w:del>
      <w:ins w:id="13" w:author="문일" w:date="2022-02-17T15:54:00Z">
        <w:r w:rsidR="00007BBF">
          <w:rPr>
            <w:rFonts w:ascii="함초롬바탕" w:eastAsia="함초롬바탕" w:hAnsi="함초롬바탕" w:cs="함초롬바탕" w:hint="eastAsia"/>
            <w:sz w:val="20"/>
          </w:rPr>
          <w:t>을 위한</w:t>
        </w:r>
      </w:ins>
      <w:r w:rsidRPr="00703963">
        <w:rPr>
          <w:rFonts w:ascii="함초롬바탕" w:eastAsia="함초롬바탕" w:hAnsi="함초롬바탕" w:cs="함초롬바탕" w:hint="eastAsia"/>
          <w:sz w:val="20"/>
        </w:rPr>
        <w:t>장치 제어.</w:t>
      </w:r>
    </w:p>
    <w:p w14:paraId="1F4AE2A7" w14:textId="504A3573" w:rsidR="00137B45" w:rsidRDefault="00137B45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생산관리시스템</w:t>
      </w:r>
      <w:r>
        <w:rPr>
          <w:rFonts w:ascii="함초롬바탕" w:eastAsia="함초롬바탕" w:hAnsi="함초롬바탕" w:cs="함초롬바탕"/>
          <w:sz w:val="20"/>
        </w:rPr>
        <w:t xml:space="preserve"> (Manufacturing Execution System, </w:t>
      </w:r>
      <w:r>
        <w:rPr>
          <w:rFonts w:ascii="함초롬바탕" w:eastAsia="함초롬바탕" w:hAnsi="함초롬바탕" w:cs="함초롬바탕" w:hint="eastAsia"/>
          <w:sz w:val="20"/>
        </w:rPr>
        <w:t>MES</w:t>
      </w:r>
      <w:r>
        <w:rPr>
          <w:rFonts w:ascii="함초롬바탕" w:eastAsia="함초롬바탕" w:hAnsi="함초롬바탕" w:cs="함초롬바탕"/>
          <w:sz w:val="20"/>
        </w:rPr>
        <w:t>)</w:t>
      </w:r>
    </w:p>
    <w:p w14:paraId="49F16693" w14:textId="7E6C2102" w:rsidR="00137B45" w:rsidRDefault="00D22CD8" w:rsidP="00137B45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제품 주문부터 완성품 출하까지 전 생산활동을 관리하는 시스템.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실시간 공정 모니터링을 통한 공정 제어를 가능하게 하는 통합 생산관리시스템.</w:t>
      </w:r>
    </w:p>
    <w:p w14:paraId="1E486A03" w14:textId="59880963" w:rsidR="00137B45" w:rsidRPr="00137B45" w:rsidRDefault="00137B45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전사적관리시스템 </w:t>
      </w:r>
      <w:r>
        <w:rPr>
          <w:rFonts w:ascii="함초롬바탕" w:eastAsia="함초롬바탕" w:hAnsi="함초롬바탕" w:cs="함초롬바탕"/>
          <w:sz w:val="20"/>
        </w:rPr>
        <w:t>(Enterprise Resource Planning, ERP)</w:t>
      </w:r>
    </w:p>
    <w:p w14:paraId="18A3E0B5" w14:textId="1C00D859" w:rsidR="00137B45" w:rsidRDefault="00703963" w:rsidP="00CC058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화학 제품 </w:t>
      </w:r>
      <w:r w:rsidR="005A7EA6">
        <w:rPr>
          <w:rFonts w:ascii="함초롬바탕" w:eastAsia="함초롬바탕" w:hAnsi="함초롬바탕" w:cs="함초롬바탕" w:hint="eastAsia"/>
          <w:sz w:val="20"/>
        </w:rPr>
        <w:t xml:space="preserve">제조와 </w:t>
      </w:r>
      <w:r>
        <w:rPr>
          <w:rFonts w:ascii="함초롬바탕" w:eastAsia="함초롬바탕" w:hAnsi="함초롬바탕" w:cs="함초롬바탕" w:hint="eastAsia"/>
          <w:sz w:val="20"/>
        </w:rPr>
        <w:t xml:space="preserve">유통은 물론 </w:t>
      </w:r>
      <w:r w:rsidR="005A7EA6">
        <w:rPr>
          <w:rFonts w:ascii="함초롬바탕" w:eastAsia="함초롬바탕" w:hAnsi="함초롬바탕" w:cs="함초롬바탕" w:hint="eastAsia"/>
          <w:sz w:val="20"/>
        </w:rPr>
        <w:t xml:space="preserve">인사관리 </w:t>
      </w:r>
      <w:r w:rsidR="005A7EA6" w:rsidRPr="006A23EE">
        <w:rPr>
          <w:rFonts w:ascii="함초롬바탕" w:eastAsia="함초롬바탕" w:hAnsi="함초롬바탕" w:cs="함초롬바탕"/>
          <w:sz w:val="20"/>
        </w:rPr>
        <w:t>‧</w:t>
      </w:r>
      <w:r w:rsidR="005A7EA6">
        <w:rPr>
          <w:rFonts w:ascii="함초롬바탕" w:eastAsia="함초롬바탕" w:hAnsi="함초롬바탕" w:cs="함초롬바탕"/>
          <w:sz w:val="20"/>
        </w:rPr>
        <w:t xml:space="preserve"> </w:t>
      </w:r>
      <w:r w:rsidR="005A7EA6">
        <w:rPr>
          <w:rFonts w:ascii="함초롬바탕" w:eastAsia="함초롬바탕" w:hAnsi="함초롬바탕" w:cs="함초롬바탕" w:hint="eastAsia"/>
          <w:sz w:val="20"/>
        </w:rPr>
        <w:t>재무 등 기업 운영 전반의 비즈니스 자동화 관리 시스템</w:t>
      </w:r>
      <w:r w:rsidR="004F318F">
        <w:rPr>
          <w:rFonts w:ascii="함초롬바탕" w:eastAsia="함초롬바탕" w:hAnsi="함초롬바탕" w:cs="함초롬바탕" w:hint="eastAsia"/>
          <w:sz w:val="20"/>
        </w:rPr>
        <w:t>.</w:t>
      </w:r>
    </w:p>
    <w:p w14:paraId="4CD24E31" w14:textId="27D29FE3" w:rsidR="00501918" w:rsidRDefault="00501918" w:rsidP="00CC058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</w:p>
    <w:p w14:paraId="5070E391" w14:textId="77777777" w:rsidR="008228E8" w:rsidRDefault="008228E8" w:rsidP="008228E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t>CPS (Cyber-physical system)</w:t>
      </w:r>
      <w:r>
        <w:rPr>
          <w:rFonts w:ascii="함초롬바탕" w:eastAsia="함초롬바탕" w:hAnsi="함초롬바탕" w:cs="함초롬바탕" w:hint="eastAsia"/>
          <w:sz w:val="20"/>
        </w:rPr>
        <w:t>은 사물인터넷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기술을 통해 </w:t>
      </w:r>
      <w:r w:rsidRPr="002016A5">
        <w:rPr>
          <w:rFonts w:ascii="함초롬바탕" w:eastAsia="함초롬바탕" w:hAnsi="함초롬바탕" w:cs="함초롬바탕" w:hint="eastAsia"/>
          <w:sz w:val="20"/>
        </w:rPr>
        <w:t xml:space="preserve">모든 </w:t>
      </w:r>
      <w:r>
        <w:rPr>
          <w:rFonts w:ascii="함초롬바탕" w:eastAsia="함초롬바탕" w:hAnsi="함초롬바탕" w:cs="함초롬바탕" w:hint="eastAsia"/>
          <w:sz w:val="20"/>
        </w:rPr>
        <w:t xml:space="preserve">제어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모니터링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예측 시스템</w:t>
      </w:r>
      <w:r w:rsidRPr="002016A5">
        <w:rPr>
          <w:rFonts w:ascii="함초롬바탕" w:eastAsia="함초롬바탕" w:hAnsi="함초롬바탕" w:cs="함초롬바탕" w:hint="eastAsia"/>
          <w:sz w:val="20"/>
        </w:rPr>
        <w:t>들이 서로</w:t>
      </w:r>
      <w:r>
        <w:rPr>
          <w:rFonts w:ascii="함초롬바탕" w:eastAsia="함초롬바탕" w:hAnsi="함초롬바탕" w:cs="함초롬바탕" w:hint="eastAsia"/>
          <w:sz w:val="20"/>
        </w:rPr>
        <w:t xml:space="preserve"> 유기적으로 융합되어 정보를 교환하고 자동적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지능적으로 장치를 제어하는 시스템이다.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기존 공정 자동화 기술에서 진보된 개념으로,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기존 화학산업과 혁신적인 정보통신 기술의 적용 및 융합을 위한 핵심기술이다.</w:t>
      </w:r>
    </w:p>
    <w:p w14:paraId="15D71D47" w14:textId="77777777" w:rsidR="008228E8" w:rsidRDefault="008228E8" w:rsidP="008228E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CPS</w:t>
      </w:r>
      <w:r w:rsidRPr="001F2418">
        <w:rPr>
          <w:rFonts w:ascii="함초롬바탕" w:eastAsia="함초롬바탕" w:hAnsi="함초롬바탕" w:cs="함초롬바탕" w:hint="eastAsia"/>
          <w:sz w:val="20"/>
        </w:rPr>
        <w:t>는 컴퓨팅 장치와 사람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기계장치를 통합하기위한 </w:t>
      </w:r>
      <w:r w:rsidRPr="001F2418">
        <w:rPr>
          <w:rFonts w:ascii="함초롬바탕" w:eastAsia="함초롬바탕" w:hAnsi="함초롬바탕" w:cs="함초롬바탕" w:hint="eastAsia"/>
          <w:sz w:val="20"/>
        </w:rPr>
        <w:t>사이버 시스템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(Cyber System)</w:t>
      </w:r>
      <w:r>
        <w:rPr>
          <w:rFonts w:ascii="함초롬바탕" w:eastAsia="함초롬바탕" w:hAnsi="함초롬바탕" w:cs="함초롬바탕"/>
          <w:sz w:val="20"/>
        </w:rPr>
        <w:t>-</w:t>
      </w:r>
      <w:r w:rsidRPr="0029555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물리시스템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(Physical System)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네트워크기반 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자율제어 </w:t>
      </w:r>
      <w:r>
        <w:rPr>
          <w:rFonts w:ascii="함초롬바탕" w:eastAsia="함초롬바탕" w:hAnsi="함초롬바탕" w:cs="함초롬바탕" w:hint="eastAsia"/>
          <w:sz w:val="20"/>
        </w:rPr>
        <w:t>시스템이다.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따라서 </w:t>
      </w:r>
      <w:r w:rsidRPr="001F2418">
        <w:rPr>
          <w:rFonts w:ascii="함초롬바탕" w:eastAsia="함초롬바탕" w:hAnsi="함초롬바탕" w:cs="함초롬바탕" w:hint="eastAsia"/>
          <w:sz w:val="20"/>
        </w:rPr>
        <w:t>CPS</w:t>
      </w:r>
      <w:r>
        <w:rPr>
          <w:rFonts w:ascii="함초롬바탕" w:eastAsia="함초롬바탕" w:hAnsi="함초롬바탕" w:cs="함초롬바탕" w:hint="eastAsia"/>
          <w:sz w:val="20"/>
        </w:rPr>
        <w:t>는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적응형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지능형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실시간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분산기술이 융합된 </w:t>
      </w:r>
      <w:r>
        <w:rPr>
          <w:rFonts w:ascii="함초롬바탕" w:eastAsia="함초롬바탕" w:hAnsi="함초롬바탕" w:cs="함초롬바탕" w:hint="eastAsia"/>
          <w:sz w:val="20"/>
        </w:rPr>
        <w:t>제어 시스템이라는 특징이 있다.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</w:t>
      </w:r>
      <w:proofErr w:type="spellStart"/>
      <w:r w:rsidRPr="001F2418">
        <w:rPr>
          <w:rFonts w:ascii="함초롬바탕" w:eastAsia="함초롬바탕" w:hAnsi="함초롬바탕" w:cs="함초롬바탕" w:hint="eastAsia"/>
          <w:sz w:val="20"/>
        </w:rPr>
        <w:t>핵심필요기술로써</w:t>
      </w:r>
      <w:proofErr w:type="spellEnd"/>
      <w:r w:rsidRPr="001F2418">
        <w:rPr>
          <w:rFonts w:ascii="함초롬바탕" w:eastAsia="함초롬바탕" w:hAnsi="함초롬바탕" w:cs="함초롬바탕" w:hint="eastAsia"/>
          <w:sz w:val="20"/>
        </w:rPr>
        <w:t xml:space="preserve"> 하이브리드 모델링 기술, 시뮬레이션 및 검증 기술, 자율제어 기술, 사이버보안, 통신 및 연동 기술, </w:t>
      </w:r>
      <w:proofErr w:type="spellStart"/>
      <w:r w:rsidRPr="001F2418">
        <w:rPr>
          <w:rFonts w:ascii="함초롬바탕" w:eastAsia="함초롬바탕" w:hAnsi="함초롬바탕" w:cs="함초롬바탕" w:hint="eastAsia"/>
          <w:sz w:val="20"/>
        </w:rPr>
        <w:t>무선센싱</w:t>
      </w:r>
      <w:proofErr w:type="spellEnd"/>
      <w:r w:rsidRPr="001F2418">
        <w:rPr>
          <w:rFonts w:ascii="함초롬바탕" w:eastAsia="함초롬바탕" w:hAnsi="함초롬바탕" w:cs="함초롬바탕" w:hint="eastAsia"/>
          <w:sz w:val="20"/>
        </w:rPr>
        <w:t xml:space="preserve"> 등이 </w:t>
      </w:r>
      <w:r>
        <w:rPr>
          <w:rFonts w:ascii="함초롬바탕" w:eastAsia="함초롬바탕" w:hAnsi="함초롬바탕" w:cs="함초롬바탕" w:hint="eastAsia"/>
          <w:sz w:val="20"/>
        </w:rPr>
        <w:t>있다.</w:t>
      </w:r>
    </w:p>
    <w:p w14:paraId="564C8400" w14:textId="77777777" w:rsidR="008228E8" w:rsidRPr="008228E8" w:rsidRDefault="008228E8" w:rsidP="00CC058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</w:p>
    <w:p w14:paraId="6FC74F88" w14:textId="5C85A49F" w:rsidR="003A57D0" w:rsidRDefault="003A57D0" w:rsidP="003A57D0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lastRenderedPageBreak/>
        <w:drawing>
          <wp:inline distT="0" distB="0" distL="0" distR="0" wp14:anchorId="0D1CA64B" wp14:editId="7CEB5251">
            <wp:extent cx="4723130" cy="2635885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097" w14:textId="27D12321" w:rsidR="003A57D0" w:rsidRPr="003A57D0" w:rsidRDefault="003A57D0" w:rsidP="003A57D0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4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 xml:space="preserve">미래 스마트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팩토리의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주역:</w:t>
      </w:r>
      <w:r>
        <w:rPr>
          <w:rFonts w:ascii="함초롬바탕" w:eastAsia="함초롬바탕" w:hAnsi="함초롬바탕" w:cs="함초롬바탕"/>
          <w:sz w:val="20"/>
        </w:rPr>
        <w:t xml:space="preserve"> CPS</w:t>
      </w:r>
    </w:p>
    <w:p w14:paraId="5EE800F5" w14:textId="70873C8C" w:rsidR="006922B1" w:rsidRDefault="001F2418" w:rsidP="001F241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 w:rsidRPr="001F2418">
        <w:rPr>
          <w:rFonts w:ascii="함초롬바탕" w:eastAsia="함초롬바탕" w:hAnsi="함초롬바탕" w:cs="함초롬바탕" w:hint="eastAsia"/>
          <w:sz w:val="20"/>
        </w:rPr>
        <w:t>스마트 제조 CPPS</w:t>
      </w:r>
      <w:r w:rsidR="00D54159"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(Cyber Physical Product System)는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 xml:space="preserve">제조를 위한 </w:t>
      </w:r>
      <w:r w:rsidR="006922B1">
        <w:rPr>
          <w:rFonts w:ascii="함초롬바탕" w:eastAsia="함초롬바탕" w:hAnsi="함초롬바탕" w:cs="함초롬바탕" w:hint="eastAsia"/>
          <w:sz w:val="20"/>
        </w:rPr>
        <w:t>공정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6922B1">
        <w:rPr>
          <w:rFonts w:ascii="함초롬바탕" w:eastAsia="함초롬바탕" w:hAnsi="함초롬바탕" w:cs="함초롬바탕" w:hint="eastAsia"/>
          <w:sz w:val="20"/>
        </w:rPr>
        <w:t>기술로,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제품 기획/수요조사</w:t>
      </w:r>
      <w:r w:rsidR="00DA5484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DA5484" w:rsidRPr="006A23EE">
        <w:rPr>
          <w:rFonts w:ascii="함초롬바탕" w:eastAsia="함초롬바탕" w:hAnsi="함초롬바탕" w:cs="함초롬바탕"/>
          <w:sz w:val="20"/>
        </w:rPr>
        <w:t>‧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공정 설계</w:t>
      </w:r>
      <w:r w:rsidR="00D54159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D54159" w:rsidRPr="006A23EE">
        <w:rPr>
          <w:rFonts w:ascii="함초롬바탕" w:eastAsia="함초롬바탕" w:hAnsi="함초롬바탕" w:cs="함초롬바탕"/>
          <w:sz w:val="20"/>
        </w:rPr>
        <w:t>‧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생산</w:t>
      </w:r>
      <w:r w:rsidR="00D54159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D54159" w:rsidRPr="006A23EE">
        <w:rPr>
          <w:rFonts w:ascii="함초롬바탕" w:eastAsia="함초롬바탕" w:hAnsi="함초롬바탕" w:cs="함초롬바탕"/>
          <w:sz w:val="20"/>
        </w:rPr>
        <w:t>‧</w:t>
      </w:r>
      <w:r w:rsidR="00D54159"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출시</w:t>
      </w:r>
      <w:r w:rsidR="00D54159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D54159" w:rsidRPr="006A23EE">
        <w:rPr>
          <w:rFonts w:ascii="함초롬바탕" w:eastAsia="함초롬바탕" w:hAnsi="함초롬바탕" w:cs="함초롬바탕"/>
          <w:sz w:val="20"/>
        </w:rPr>
        <w:t>‧</w:t>
      </w:r>
      <w:r w:rsidR="00D54159"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유통의 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과정을 가능케하는 발전된 </w:t>
      </w:r>
      <w:proofErr w:type="gramStart"/>
      <w:r w:rsidR="006922B1">
        <w:rPr>
          <w:rFonts w:ascii="함초롬바탕" w:eastAsia="함초롬바탕" w:hAnsi="함초롬바탕" w:cs="함초롬바탕"/>
          <w:sz w:val="20"/>
        </w:rPr>
        <w:t xml:space="preserve">CPS </w:t>
      </w:r>
      <w:r w:rsidR="006922B1">
        <w:rPr>
          <w:rFonts w:ascii="함초롬바탕" w:eastAsia="함초롬바탕" w:hAnsi="함초롬바탕" w:cs="함초롬바탕" w:hint="eastAsia"/>
          <w:sz w:val="20"/>
        </w:rPr>
        <w:t>이다</w:t>
      </w:r>
      <w:proofErr w:type="gramEnd"/>
      <w:r w:rsidR="006922B1">
        <w:rPr>
          <w:rFonts w:ascii="함초롬바탕" w:eastAsia="함초롬바탕" w:hAnsi="함초롬바탕" w:cs="함초롬바탕" w:hint="eastAsia"/>
          <w:sz w:val="20"/>
        </w:rPr>
        <w:t>.</w:t>
      </w:r>
      <w:r w:rsidR="006922B1">
        <w:rPr>
          <w:rFonts w:ascii="함초롬바탕" w:eastAsia="함초롬바탕" w:hAnsi="함초롬바탕" w:cs="함초롬바탕"/>
          <w:sz w:val="20"/>
        </w:rPr>
        <w:t xml:space="preserve"> </w:t>
      </w:r>
      <w:r w:rsidR="006922B1">
        <w:rPr>
          <w:rFonts w:ascii="함초롬바탕" w:eastAsia="함초롬바탕" w:hAnsi="함초롬바탕" w:cs="함초롬바탕" w:hint="eastAsia"/>
          <w:sz w:val="20"/>
        </w:rPr>
        <w:t>여기에는,</w:t>
      </w:r>
      <w:r w:rsidR="006922B1">
        <w:rPr>
          <w:rFonts w:ascii="함초롬바탕" w:eastAsia="함초롬바탕" w:hAnsi="함초롬바탕" w:cs="함초롬바탕"/>
          <w:sz w:val="20"/>
        </w:rPr>
        <w:t xml:space="preserve"> 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제조 공정에 핵심적인 인터넷 기술들 </w:t>
      </w:r>
      <w:r w:rsidR="006922B1">
        <w:rPr>
          <w:rFonts w:ascii="함초롬바탕" w:eastAsia="함초롬바탕" w:hAnsi="함초롬바탕" w:cs="함초롬바탕"/>
          <w:sz w:val="20"/>
        </w:rPr>
        <w:t>(</w:t>
      </w:r>
      <w:r w:rsidR="006922B1">
        <w:rPr>
          <w:rFonts w:ascii="함초롬바탕" w:eastAsia="함초롬바탕" w:hAnsi="함초롬바탕" w:cs="함초롬바탕" w:hint="eastAsia"/>
          <w:sz w:val="20"/>
        </w:rPr>
        <w:t>사물인터넷</w:t>
      </w:r>
      <w:r w:rsidR="006922B1">
        <w:rPr>
          <w:rFonts w:ascii="함초롬바탕" w:eastAsia="함초롬바탕" w:hAnsi="함초롬바탕" w:cs="함초롬바탕"/>
          <w:sz w:val="20"/>
        </w:rPr>
        <w:t xml:space="preserve">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>산업보안강화기술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6922B1" w:rsidRPr="006A23EE">
        <w:rPr>
          <w:rFonts w:ascii="함초롬바탕" w:eastAsia="함초롬바탕" w:hAnsi="함초롬바탕" w:cs="함초롬바탕"/>
          <w:sz w:val="20"/>
        </w:rPr>
        <w:t>‧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 xml:space="preserve"> Cyber제품설계기술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6922B1" w:rsidRPr="006A23EE">
        <w:rPr>
          <w:rFonts w:ascii="함초롬바탕" w:eastAsia="함초롬바탕" w:hAnsi="함초롬바탕" w:cs="함초롬바탕"/>
          <w:sz w:val="20"/>
        </w:rPr>
        <w:t>‧</w:t>
      </w:r>
      <w:r w:rsidR="006922B1">
        <w:rPr>
          <w:rFonts w:ascii="함초롬바탕" w:eastAsia="함초롬바탕" w:hAnsi="함초롬바탕" w:cs="함초롬바탕"/>
          <w:sz w:val="20"/>
        </w:rPr>
        <w:t xml:space="preserve"> 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대량 생산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>공정시스템기술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6922B1" w:rsidRPr="006A23EE">
        <w:rPr>
          <w:rFonts w:ascii="함초롬바탕" w:eastAsia="함초롬바탕" w:hAnsi="함초롬바탕" w:cs="함초롬바탕"/>
          <w:sz w:val="20"/>
        </w:rPr>
        <w:t>‧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 xml:space="preserve"> 지능화된 자율 제어</w:t>
      </w:r>
      <w:r w:rsidR="006922B1">
        <w:rPr>
          <w:rFonts w:ascii="함초롬바탕" w:eastAsia="함초롬바탕" w:hAnsi="함초롬바탕" w:cs="함초롬바탕" w:hint="eastAsia"/>
          <w:sz w:val="20"/>
        </w:rPr>
        <w:t>) 이 포함된다.</w:t>
      </w:r>
      <w:r w:rsidR="006922B1">
        <w:rPr>
          <w:rFonts w:ascii="함초롬바탕" w:eastAsia="함초롬바탕" w:hAnsi="함초롬바탕" w:cs="함초롬바탕"/>
          <w:sz w:val="20"/>
        </w:rPr>
        <w:t xml:space="preserve">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>스마트생산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 및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>스마트유통기술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을 가능케하는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 xml:space="preserve">고신뢰성의 산업네트워크 </w:t>
      </w:r>
      <w:r w:rsidR="006922B1">
        <w:rPr>
          <w:rFonts w:ascii="함초롬바탕" w:eastAsia="함초롬바탕" w:hAnsi="함초롬바탕" w:cs="함초롬바탕" w:hint="eastAsia"/>
          <w:sz w:val="20"/>
        </w:rPr>
        <w:t>기술이라고 할 수 있다.</w:t>
      </w:r>
    </w:p>
    <w:p w14:paraId="4D24F751" w14:textId="67789BBB" w:rsidR="00466BD0" w:rsidRDefault="00412225" w:rsidP="001F241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CPS는 각 산업에서 가치 사슬에 존재하는 시스템들간 연동을 가능케하여 조기 가치사슬 통합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 w:hint="eastAsia"/>
          <w:sz w:val="20"/>
        </w:rPr>
        <w:t xml:space="preserve"> 신사업 발굴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산업생태계 창출 효과가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그러므로 </w:t>
      </w:r>
      <w:r w:rsidR="00DA5484" w:rsidRPr="00DA5484">
        <w:rPr>
          <w:rFonts w:ascii="함초롬바탕" w:eastAsia="함초롬바탕" w:hAnsi="함초롬바탕" w:cs="함초롬바탕" w:hint="eastAsia"/>
          <w:sz w:val="20"/>
        </w:rPr>
        <w:t>4차산업혁명의 가속화와 함께 세계주요국가의 정부, 주요 기업들의 참여로 CPS</w:t>
      </w:r>
      <w:r w:rsidR="003D657F">
        <w:rPr>
          <w:rFonts w:ascii="함초롬바탕" w:eastAsia="함초롬바탕" w:hAnsi="함초롬바탕" w:cs="함초롬바탕" w:hint="eastAsia"/>
          <w:sz w:val="20"/>
        </w:rPr>
        <w:t>기술</w:t>
      </w:r>
      <w:r w:rsidR="00DA5484" w:rsidRPr="00DA5484">
        <w:rPr>
          <w:rFonts w:ascii="함초롬바탕" w:eastAsia="함초롬바탕" w:hAnsi="함초롬바탕" w:cs="함초롬바탕" w:hint="eastAsia"/>
          <w:sz w:val="20"/>
        </w:rPr>
        <w:t xml:space="preserve">은 향후 가파른 </w:t>
      </w:r>
      <w:r w:rsidR="003D657F">
        <w:rPr>
          <w:rFonts w:ascii="함초롬바탕" w:eastAsia="함초롬바탕" w:hAnsi="함초롬바탕" w:cs="함초롬바탕" w:hint="eastAsia"/>
          <w:sz w:val="20"/>
        </w:rPr>
        <w:t>수요가</w:t>
      </w:r>
      <w:r w:rsidR="00DA5484" w:rsidRPr="00DA5484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DA5484">
        <w:rPr>
          <w:rFonts w:ascii="함초롬바탕" w:eastAsia="함초롬바탕" w:hAnsi="함초롬바탕" w:cs="함초롬바탕" w:hint="eastAsia"/>
          <w:sz w:val="20"/>
        </w:rPr>
        <w:t>예상된다.</w:t>
      </w:r>
    </w:p>
    <w:p w14:paraId="76E5E8F4" w14:textId="77777777" w:rsidR="00466BD0" w:rsidRDefault="00466BD0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44F9186A" w14:textId="341A5D2B" w:rsidR="00286BEE" w:rsidRPr="00703963" w:rsidRDefault="00286BEE" w:rsidP="00D06EA2">
      <w:pPr>
        <w:spacing w:line="240" w:lineRule="auto"/>
        <w:rPr>
          <w:rFonts w:ascii="함초롬바탕" w:eastAsia="함초롬바탕" w:hAnsi="함초롬바탕" w:cs="함초롬바탕"/>
          <w:b/>
          <w:sz w:val="22"/>
        </w:rPr>
      </w:pPr>
      <w:r w:rsidRPr="00703963">
        <w:rPr>
          <w:rFonts w:ascii="함초롬바탕" w:eastAsia="함초롬바탕" w:hAnsi="함초롬바탕" w:cs="함초롬바탕" w:hint="eastAsia"/>
          <w:b/>
          <w:sz w:val="22"/>
        </w:rPr>
        <w:lastRenderedPageBreak/>
        <w:t>1</w:t>
      </w:r>
      <w:r w:rsidRPr="00703963">
        <w:rPr>
          <w:rFonts w:ascii="함초롬바탕" w:eastAsia="함초롬바탕" w:hAnsi="함초롬바탕" w:cs="함초롬바탕"/>
          <w:b/>
          <w:sz w:val="22"/>
        </w:rPr>
        <w:t xml:space="preserve">.2 </w:t>
      </w:r>
      <w:r w:rsidRPr="00703963">
        <w:rPr>
          <w:rFonts w:ascii="함초롬바탕" w:eastAsia="함초롬바탕" w:hAnsi="함초롬바탕" w:cs="함초롬바탕" w:hint="eastAsia"/>
          <w:b/>
          <w:sz w:val="22"/>
        </w:rPr>
        <w:t>화학 공정 산업의 변화 트렌드</w:t>
      </w:r>
    </w:p>
    <w:p w14:paraId="570ED170" w14:textId="5555C722" w:rsidR="00286BEE" w:rsidRDefault="003A343A" w:rsidP="00E83CC4">
      <w:pPr>
        <w:spacing w:line="240" w:lineRule="auto"/>
        <w:jc w:val="center"/>
        <w:rPr>
          <w:rFonts w:ascii="함초롬바탕" w:eastAsia="함초롬바탕" w:hAnsi="함초롬바탕" w:cs="함초롬바탕"/>
          <w:sz w:val="20"/>
          <w:lang w:val="ko-KR"/>
        </w:rPr>
      </w:pPr>
      <w:r>
        <w:rPr>
          <w:noProof/>
        </w:rPr>
        <w:drawing>
          <wp:inline distT="0" distB="0" distL="0" distR="0" wp14:anchorId="56C541D6" wp14:editId="448E2394">
            <wp:extent cx="4723130" cy="265493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70A6" w14:textId="27B2E2CD" w:rsidR="00F32899" w:rsidRPr="00B752D6" w:rsidRDefault="00F32899" w:rsidP="00F32899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5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 w:rsidR="003A343A">
        <w:rPr>
          <w:rFonts w:ascii="함초롬바탕" w:eastAsia="함초롬바탕" w:hAnsi="함초롬바탕" w:cs="함초롬바탕" w:hint="eastAsia"/>
          <w:sz w:val="20"/>
        </w:rPr>
        <w:t>미래 화학산업</w:t>
      </w:r>
      <w:r w:rsidR="009518A0">
        <w:rPr>
          <w:rFonts w:ascii="함초롬바탕" w:eastAsia="함초롬바탕" w:hAnsi="함초롬바탕" w:cs="함초롬바탕" w:hint="eastAsia"/>
          <w:sz w:val="20"/>
        </w:rPr>
        <w:t xml:space="preserve"> 트</w:t>
      </w:r>
      <w:r w:rsidR="009518A0">
        <w:rPr>
          <w:rFonts w:ascii="함초롬바탕" w:eastAsia="함초롬바탕" w:hAnsi="함초롬바탕" w:cs="함초롬바탕"/>
          <w:sz w:val="20"/>
        </w:rPr>
        <w:t>랜드</w:t>
      </w:r>
    </w:p>
    <w:p w14:paraId="3A90107C" w14:textId="56D8CC4E" w:rsidR="0026414F" w:rsidRDefault="00203325" w:rsidP="0026414F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t>4</w:t>
      </w:r>
      <w:r>
        <w:rPr>
          <w:rFonts w:ascii="함초롬바탕" w:eastAsia="함초롬바탕" w:hAnsi="함초롬바탕" w:cs="함초롬바탕" w:hint="eastAsia"/>
          <w:sz w:val="20"/>
        </w:rPr>
        <w:t>차 산업혁명은 지능정보기술과 화학공정기술의 융합을 통한 스마트 플랜트 설계를 촉구하고 있으며,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전통적인 플랜트 엔지니어링에서 미래 스마트 디지털 엔지니어링으로 전환을 위해선 </w:t>
      </w:r>
      <w:r w:rsidR="004076D7">
        <w:rPr>
          <w:rFonts w:ascii="함초롬바탕" w:eastAsia="함초롬바탕" w:hAnsi="함초롬바탕" w:cs="함초롬바탕" w:hint="eastAsia"/>
          <w:sz w:val="20"/>
        </w:rPr>
        <w:t>다음의</w:t>
      </w:r>
      <w:r>
        <w:rPr>
          <w:rFonts w:ascii="함초롬바탕" w:eastAsia="함초롬바탕" w:hAnsi="함초롬바탕" w:cs="함초롬바탕" w:hint="eastAsia"/>
          <w:sz w:val="20"/>
        </w:rPr>
        <w:t xml:space="preserve"> 핵심적인 트랜드를 따라야한다.</w:t>
      </w:r>
    </w:p>
    <w:p w14:paraId="3FCFA7BA" w14:textId="1A78B82B" w:rsidR="007164A1" w:rsidRPr="00137B45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D</w:t>
      </w:r>
      <w:r>
        <w:rPr>
          <w:rFonts w:ascii="함초롬바탕" w:eastAsia="함초롬바탕" w:hAnsi="함초롬바탕" w:cs="함초롬바탕"/>
          <w:sz w:val="20"/>
        </w:rPr>
        <w:t>igitalization</w:t>
      </w:r>
    </w:p>
    <w:p w14:paraId="367B4B3E" w14:textId="05AB4E08" w:rsidR="0026414F" w:rsidRDefault="0026414F" w:rsidP="00F3289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 및 설비에 대한 운전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운영 데이터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경험 지식의 디지털화는 </w:t>
      </w:r>
      <w:r w:rsidRPr="0026414F">
        <w:rPr>
          <w:rFonts w:ascii="함초롬바탕" w:eastAsia="함초롬바탕" w:hAnsi="함초롬바탕" w:cs="함초롬바탕" w:hint="eastAsia"/>
          <w:sz w:val="20"/>
        </w:rPr>
        <w:t>공장의 설계관리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Pr="0026414F">
        <w:rPr>
          <w:rFonts w:ascii="함초롬바탕" w:eastAsia="함초롬바탕" w:hAnsi="함초롬바탕" w:cs="함초롬바탕" w:hint="eastAsia"/>
          <w:sz w:val="20"/>
        </w:rPr>
        <w:t xml:space="preserve"> 공정관리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Pr="0026414F">
        <w:rPr>
          <w:rFonts w:ascii="함초롬바탕" w:eastAsia="함초롬바탕" w:hAnsi="함초롬바탕" w:cs="함초롬바탕" w:hint="eastAsia"/>
          <w:sz w:val="20"/>
        </w:rPr>
        <w:t xml:space="preserve"> 자산관리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Pr="0026414F">
        <w:rPr>
          <w:rFonts w:ascii="함초롬바탕" w:eastAsia="함초롬바탕" w:hAnsi="함초롬바탕" w:cs="함초롬바탕" w:hint="eastAsia"/>
          <w:sz w:val="20"/>
        </w:rPr>
        <w:t xml:space="preserve"> 의사결정</w:t>
      </w:r>
      <w:r>
        <w:rPr>
          <w:rFonts w:ascii="함초롬바탕" w:eastAsia="함초롬바탕" w:hAnsi="함초롬바탕" w:cs="함초롬바탕" w:hint="eastAsia"/>
          <w:sz w:val="20"/>
        </w:rPr>
        <w:t>을 지원하기위한 핵심적인 기</w:t>
      </w:r>
      <w:r w:rsidR="00203325">
        <w:rPr>
          <w:rFonts w:ascii="함초롬바탕" w:eastAsia="함초롬바탕" w:hAnsi="함초롬바탕" w:cs="함초롬바탕" w:hint="eastAsia"/>
          <w:sz w:val="20"/>
        </w:rPr>
        <w:t>술이다.</w:t>
      </w:r>
      <w:r w:rsidR="00203325">
        <w:rPr>
          <w:rFonts w:ascii="함초롬바탕" w:eastAsia="함초롬바탕" w:hAnsi="함초롬바탕" w:cs="함초롬바탕"/>
          <w:sz w:val="20"/>
        </w:rPr>
        <w:t xml:space="preserve"> </w:t>
      </w:r>
      <w:r w:rsidR="00203325">
        <w:rPr>
          <w:rFonts w:ascii="함초롬바탕" w:eastAsia="함초롬바탕" w:hAnsi="함초롬바탕" w:cs="함초롬바탕" w:hint="eastAsia"/>
          <w:sz w:val="20"/>
        </w:rPr>
        <w:t xml:space="preserve">공정의 디지털화 혹은 디지털 </w:t>
      </w:r>
      <w:proofErr w:type="spellStart"/>
      <w:r w:rsidR="00203325">
        <w:rPr>
          <w:rFonts w:ascii="함초롬바탕" w:eastAsia="함초롬바탕" w:hAnsi="함초롬바탕" w:cs="함초롬바탕" w:hint="eastAsia"/>
          <w:sz w:val="20"/>
        </w:rPr>
        <w:t>트랜스포메이션</w:t>
      </w:r>
      <w:proofErr w:type="spellEnd"/>
      <w:r w:rsidR="00203325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203325">
        <w:rPr>
          <w:rFonts w:ascii="함초롬바탕" w:eastAsia="함초롬바탕" w:hAnsi="함초롬바탕" w:cs="함초롬바탕"/>
          <w:sz w:val="20"/>
        </w:rPr>
        <w:t>(Digital transformation)</w:t>
      </w:r>
      <w:r w:rsidR="00203325">
        <w:rPr>
          <w:rFonts w:ascii="함초롬바탕" w:eastAsia="함초롬바탕" w:hAnsi="함초롬바탕" w:cs="함초롬바탕" w:hint="eastAsia"/>
          <w:sz w:val="20"/>
        </w:rPr>
        <w:t>을 통</w:t>
      </w:r>
      <w:r w:rsidR="00CC436F">
        <w:rPr>
          <w:rFonts w:ascii="함초롬바탕" w:eastAsia="함초롬바탕" w:hAnsi="함초롬바탕" w:cs="함초롬바탕" w:hint="eastAsia"/>
          <w:sz w:val="20"/>
        </w:rPr>
        <w:t>해 컴퓨터를 활용한 수치적 데이터 분석을 가능케하고 사업의 중요 가치를 발굴할 수 있기 때문이다.</w:t>
      </w:r>
    </w:p>
    <w:p w14:paraId="5EC17B18" w14:textId="26C733AE" w:rsidR="007164A1" w:rsidRPr="00137B45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N</w:t>
      </w:r>
      <w:r>
        <w:rPr>
          <w:rFonts w:ascii="함초롬바탕" w:eastAsia="함초롬바탕" w:hAnsi="함초롬바탕" w:cs="함초롬바탕"/>
          <w:sz w:val="20"/>
        </w:rPr>
        <w:t>ew business models</w:t>
      </w:r>
    </w:p>
    <w:p w14:paraId="272AE8CD" w14:textId="77705440" w:rsidR="007164A1" w:rsidRDefault="00301B7E" w:rsidP="000219B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301B7E">
        <w:rPr>
          <w:rFonts w:ascii="함초롬바탕" w:eastAsia="함초롬바탕" w:hAnsi="함초롬바탕" w:cs="함초롬바탕" w:hint="eastAsia"/>
          <w:sz w:val="20"/>
        </w:rPr>
        <w:t>화학기업들이 향후 지속적인 성장을 이룩하기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01B7E">
        <w:rPr>
          <w:rFonts w:ascii="함초롬바탕" w:eastAsia="함초롬바탕" w:hAnsi="함초롬바탕" w:cs="함초롬바탕" w:hint="eastAsia"/>
          <w:sz w:val="20"/>
        </w:rPr>
        <w:t>위해서는 부단한 혁신과 신제품 개발로 새로운 경쟁우위를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01B7E">
        <w:rPr>
          <w:rFonts w:ascii="함초롬바탕" w:eastAsia="함초롬바탕" w:hAnsi="함초롬바탕" w:cs="함초롬바탕" w:hint="eastAsia"/>
          <w:sz w:val="20"/>
        </w:rPr>
        <w:t>확보할 수 있는 미래성장전략을 수립하는 것이 그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01B7E">
        <w:rPr>
          <w:rFonts w:ascii="함초롬바탕" w:eastAsia="함초롬바탕" w:hAnsi="함초롬바탕" w:cs="함초롬바탕" w:hint="eastAsia"/>
          <w:sz w:val="20"/>
        </w:rPr>
        <w:t>어느 때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01B7E">
        <w:rPr>
          <w:rFonts w:ascii="함초롬바탕" w:eastAsia="함초롬바탕" w:hAnsi="함초롬바탕" w:cs="함초롬바탕" w:hint="eastAsia"/>
          <w:sz w:val="20"/>
        </w:rPr>
        <w:t>보다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01B7E">
        <w:rPr>
          <w:rFonts w:ascii="함초롬바탕" w:eastAsia="함초롬바탕" w:hAnsi="함초롬바탕" w:cs="함초롬바탕" w:hint="eastAsia"/>
          <w:sz w:val="20"/>
        </w:rPr>
        <w:t>중요</w:t>
      </w:r>
      <w:r>
        <w:rPr>
          <w:rFonts w:ascii="함초롬바탕" w:eastAsia="함초롬바탕" w:hAnsi="함초롬바탕" w:cs="함초롬바탕" w:hint="eastAsia"/>
          <w:sz w:val="20"/>
        </w:rPr>
        <w:t>하다. 비즈니스 모델 혁신을 통해 새로운 부가가치 창출 기회를 발굴해야 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이를테면,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축적된 기술</w:t>
      </w:r>
      <w:r w:rsidR="00F27A2C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F27A2C"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노하우</w:t>
      </w:r>
      <w:r w:rsidR="00F27A2C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F27A2C"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특허</w:t>
      </w:r>
      <w:r w:rsidR="004076D7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등 무형의 지식자산에 기반해 </w:t>
      </w:r>
      <w:r>
        <w:rPr>
          <w:rFonts w:ascii="함초롬바탕" w:eastAsia="함초롬바탕" w:hAnsi="함초롬바탕" w:cs="함초롬바탕" w:hint="eastAsia"/>
          <w:sz w:val="20"/>
        </w:rPr>
        <w:lastRenderedPageBreak/>
        <w:t>전통적인 화학기업의 사업과는 다른 형태의 사업 (컨설팅,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라이센싱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>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생산 기술,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신소재 등</w:t>
      </w:r>
      <w:proofErr w:type="gramStart"/>
      <w:r>
        <w:rPr>
          <w:rFonts w:ascii="함초롬바탕" w:eastAsia="함초롬바탕" w:hAnsi="함초롬바탕" w:cs="함초롬바탕" w:hint="eastAsia"/>
          <w:sz w:val="20"/>
        </w:rPr>
        <w:t>)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에</w:t>
      </w:r>
      <w:proofErr w:type="gramEnd"/>
      <w:r>
        <w:rPr>
          <w:rFonts w:ascii="함초롬바탕" w:eastAsia="함초롬바탕" w:hAnsi="함초롬바탕" w:cs="함초롬바탕" w:hint="eastAsia"/>
          <w:sz w:val="20"/>
        </w:rPr>
        <w:t xml:space="preserve"> 진출할 수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0C2F436C" w14:textId="26AA6532" w:rsidR="007164A1" w:rsidRPr="00137B45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C</w:t>
      </w:r>
      <w:r>
        <w:rPr>
          <w:rFonts w:ascii="함초롬바탕" w:eastAsia="함초롬바탕" w:hAnsi="함초롬바탕" w:cs="함초롬바탕"/>
          <w:sz w:val="20"/>
        </w:rPr>
        <w:t>ircular economy</w:t>
      </w:r>
    </w:p>
    <w:p w14:paraId="15EF2E62" w14:textId="43739147" w:rsidR="007164A1" w:rsidRDefault="00F27A2C" w:rsidP="00F3289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화학산업의 지속가능성 및 환경문제가 강조됨에 따라 선형적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직선적인 자원 활용 체계인 </w:t>
      </w:r>
      <w:r>
        <w:rPr>
          <w:rFonts w:ascii="함초롬바탕" w:eastAsia="함초롬바탕" w:hAnsi="함초롬바탕" w:cs="함초롬바탕"/>
          <w:sz w:val="20"/>
        </w:rPr>
        <w:t>‘</w:t>
      </w:r>
      <w:r>
        <w:rPr>
          <w:rFonts w:ascii="함초롬바탕" w:eastAsia="함초롬바탕" w:hAnsi="함초롬바탕" w:cs="함초롬바탕" w:hint="eastAsia"/>
          <w:sz w:val="20"/>
        </w:rPr>
        <w:t>선형 경제</w:t>
      </w:r>
      <w:r>
        <w:rPr>
          <w:rFonts w:ascii="함초롬바탕" w:eastAsia="함초롬바탕" w:hAnsi="함초롬바탕" w:cs="함초롬바탕"/>
          <w:sz w:val="20"/>
        </w:rPr>
        <w:t>’</w:t>
      </w:r>
      <w:r>
        <w:rPr>
          <w:rFonts w:ascii="함초롬바탕" w:eastAsia="함초롬바탕" w:hAnsi="함초롬바탕" w:cs="함초롬바탕" w:hint="eastAsia"/>
          <w:sz w:val="20"/>
        </w:rPr>
        <w:t xml:space="preserve"> 구조 (채취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생산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사용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폐기</w:t>
      </w:r>
      <w:r>
        <w:rPr>
          <w:rFonts w:ascii="함초롬바탕" w:eastAsia="함초롬바탕" w:hAnsi="함초롬바탕" w:cs="함초롬바탕"/>
          <w:sz w:val="20"/>
        </w:rPr>
        <w:t>)</w:t>
      </w:r>
      <w:r>
        <w:rPr>
          <w:rFonts w:ascii="함초롬바탕" w:eastAsia="함초롬바탕" w:hAnsi="함초롬바탕" w:cs="함초롬바탕" w:hint="eastAsia"/>
          <w:sz w:val="20"/>
        </w:rPr>
        <w:t>를 탈피하려는 시도가 증가한다.</w:t>
      </w:r>
      <w:r>
        <w:rPr>
          <w:rFonts w:ascii="함초롬바탕" w:eastAsia="함초롬바탕" w:hAnsi="함초롬바탕" w:cs="함초롬바탕"/>
          <w:sz w:val="20"/>
        </w:rPr>
        <w:t xml:space="preserve"> ‘</w:t>
      </w:r>
      <w:r>
        <w:rPr>
          <w:rFonts w:ascii="함초롬바탕" w:eastAsia="함초롬바탕" w:hAnsi="함초롬바탕" w:cs="함초롬바탕" w:hint="eastAsia"/>
          <w:sz w:val="20"/>
        </w:rPr>
        <w:t>순환 경제</w:t>
      </w:r>
      <w:r>
        <w:rPr>
          <w:rFonts w:ascii="함초롬바탕" w:eastAsia="함초롬바탕" w:hAnsi="함초롬바탕" w:cs="함초롬바탕"/>
          <w:sz w:val="20"/>
        </w:rPr>
        <w:t xml:space="preserve">’ </w:t>
      </w:r>
      <w:r>
        <w:rPr>
          <w:rFonts w:ascii="함초롬바탕" w:eastAsia="함초롬바탕" w:hAnsi="함초롬바탕" w:cs="함초롬바탕" w:hint="eastAsia"/>
          <w:sz w:val="20"/>
        </w:rPr>
        <w:t xml:space="preserve">구조는 배출물을 재활용하여 </w:t>
      </w:r>
      <w:r w:rsidR="001E078A">
        <w:rPr>
          <w:rFonts w:ascii="함초롬바탕" w:eastAsia="함초롬바탕" w:hAnsi="함초롬바탕" w:cs="함초롬바탕" w:hint="eastAsia"/>
          <w:sz w:val="20"/>
        </w:rPr>
        <w:t xml:space="preserve">친환경 공정 개발 </w:t>
      </w:r>
      <w:r w:rsidR="001E078A" w:rsidRPr="006A23EE">
        <w:rPr>
          <w:rFonts w:ascii="함초롬바탕" w:eastAsia="함초롬바탕" w:hAnsi="함초롬바탕" w:cs="함초롬바탕"/>
          <w:sz w:val="20"/>
        </w:rPr>
        <w:t>‧</w:t>
      </w:r>
      <w:r w:rsidR="001E078A">
        <w:rPr>
          <w:rFonts w:ascii="함초롬바탕" w:eastAsia="함초롬바탕" w:hAnsi="함초롬바탕" w:cs="함초롬바탕"/>
          <w:sz w:val="20"/>
        </w:rPr>
        <w:t xml:space="preserve"> </w:t>
      </w:r>
      <w:r w:rsidR="001E078A">
        <w:rPr>
          <w:rFonts w:ascii="함초롬바탕" w:eastAsia="함초롬바탕" w:hAnsi="함초롬바탕" w:cs="함초롬바탕" w:hint="eastAsia"/>
          <w:sz w:val="20"/>
        </w:rPr>
        <w:t xml:space="preserve">원료 재사용 및 재활용 </w:t>
      </w:r>
      <w:r w:rsidR="001E078A" w:rsidRPr="006A23EE">
        <w:rPr>
          <w:rFonts w:ascii="함초롬바탕" w:eastAsia="함초롬바탕" w:hAnsi="함초롬바탕" w:cs="함초롬바탕"/>
          <w:sz w:val="20"/>
        </w:rPr>
        <w:t>‧</w:t>
      </w:r>
      <w:r w:rsidR="001E078A"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재생 제품 생산 </w:t>
      </w:r>
      <w:r w:rsidR="001E078A"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 w:hint="eastAsia"/>
          <w:sz w:val="20"/>
        </w:rPr>
        <w:t xml:space="preserve"> 에너지 투입 최소화를 시도한다.</w:t>
      </w:r>
      <w:r w:rsidR="001E078A">
        <w:rPr>
          <w:rFonts w:ascii="함초롬바탕" w:eastAsia="함초롬바탕" w:hAnsi="함초롬바탕" w:cs="함초롬바탕"/>
          <w:sz w:val="20"/>
        </w:rPr>
        <w:t xml:space="preserve"> </w:t>
      </w:r>
      <w:r w:rsidR="001E078A">
        <w:rPr>
          <w:rFonts w:ascii="함초롬바탕" w:eastAsia="함초롬바탕" w:hAnsi="함초롬바탕" w:cs="함초롬바탕" w:hint="eastAsia"/>
          <w:sz w:val="20"/>
        </w:rPr>
        <w:t>이는 자원에 대한 의존도를 낮추고 천연자원 고갈 문제를 해결하기 위한 새로운 트랜드이다.</w:t>
      </w:r>
    </w:p>
    <w:p w14:paraId="17E2B3F1" w14:textId="0AC21D2C" w:rsidR="007164A1" w:rsidRPr="0036002F" w:rsidRDefault="007164A1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sz w:val="20"/>
        </w:rPr>
      </w:pPr>
      <w:r w:rsidRPr="0036002F">
        <w:rPr>
          <w:rFonts w:ascii="함초롬바탕" w:eastAsia="함초롬바탕" w:hAnsi="함초롬바탕" w:cs="함초롬바탕" w:hint="eastAsia"/>
          <w:sz w:val="20"/>
        </w:rPr>
        <w:t>R</w:t>
      </w:r>
      <w:r w:rsidRPr="0036002F">
        <w:rPr>
          <w:rFonts w:ascii="함초롬바탕" w:eastAsia="함초롬바탕" w:hAnsi="함초롬바탕" w:cs="함초롬바탕"/>
          <w:sz w:val="20"/>
        </w:rPr>
        <w:t>apid globalization</w:t>
      </w:r>
    </w:p>
    <w:p w14:paraId="568D7393" w14:textId="2DDA4B85" w:rsidR="007164A1" w:rsidRPr="00CF32AF" w:rsidRDefault="00482475" w:rsidP="00482475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4차 산업혁명은 정보통신기술을 통한</w:t>
      </w:r>
      <w:r w:rsidRPr="00482475">
        <w:rPr>
          <w:rFonts w:ascii="함초롬바탕" w:eastAsia="함초롬바탕" w:hAnsi="함초롬바탕" w:cs="함초롬바탕" w:hint="eastAsia"/>
          <w:sz w:val="20"/>
        </w:rPr>
        <w:t xml:space="preserve"> 상품과 서비스의 운송, 거래 </w:t>
      </w:r>
      <w:r>
        <w:rPr>
          <w:rFonts w:ascii="함초롬바탕" w:eastAsia="함초롬바탕" w:hAnsi="함초롬바탕" w:cs="함초롬바탕" w:hint="eastAsia"/>
          <w:sz w:val="20"/>
        </w:rPr>
        <w:t>비용의 감소와</w:t>
      </w:r>
      <w:r w:rsidRPr="00482475">
        <w:rPr>
          <w:rFonts w:ascii="함초롬바탕" w:eastAsia="함초롬바탕" w:hAnsi="함초롬바탕" w:cs="함초롬바탕" w:hint="eastAsia"/>
          <w:sz w:val="20"/>
        </w:rPr>
        <w:t>공정의 표준화를 가능하게</w:t>
      </w:r>
      <w:r>
        <w:rPr>
          <w:rFonts w:ascii="함초롬바탕" w:eastAsia="함초롬바탕" w:hAnsi="함초롬바탕" w:cs="함초롬바탕" w:hint="eastAsia"/>
          <w:sz w:val="20"/>
        </w:rPr>
        <w:t xml:space="preserve"> 하여 공장의 세계화를 촉진시켰다.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6B3C50">
        <w:rPr>
          <w:rFonts w:ascii="함초롬바탕" w:eastAsia="함초롬바탕" w:hAnsi="함초롬바탕" w:cs="함초롬바탕" w:hint="eastAsia"/>
          <w:sz w:val="20"/>
        </w:rPr>
        <w:t xml:space="preserve">미래 화학산업은 </w:t>
      </w:r>
      <w:r w:rsidR="006B3C50" w:rsidRPr="006B3C50">
        <w:rPr>
          <w:rFonts w:ascii="함초롬바탕" w:eastAsia="함초롬바탕" w:hAnsi="함초롬바탕" w:cs="함초롬바탕" w:hint="eastAsia"/>
          <w:sz w:val="20"/>
        </w:rPr>
        <w:t xml:space="preserve">노동과 노동 서비스의 분리가 가능해진다. </w:t>
      </w:r>
      <w:r w:rsidR="006B3C50">
        <w:rPr>
          <w:rFonts w:ascii="함초롬바탕" w:eastAsia="함초롬바탕" w:hAnsi="함초롬바탕" w:cs="함초롬바탕" w:hint="eastAsia"/>
          <w:sz w:val="20"/>
        </w:rPr>
        <w:t xml:space="preserve">VR 및 </w:t>
      </w:r>
      <w:r w:rsidR="006B3C50">
        <w:rPr>
          <w:rFonts w:ascii="함초롬바탕" w:eastAsia="함초롬바탕" w:hAnsi="함초롬바탕" w:cs="함초롬바탕"/>
          <w:sz w:val="20"/>
        </w:rPr>
        <w:t xml:space="preserve">AR </w:t>
      </w:r>
      <w:r w:rsidR="006B3C50">
        <w:rPr>
          <w:rFonts w:ascii="함초롬바탕" w:eastAsia="함초롬바탕" w:hAnsi="함초롬바탕" w:cs="함초롬바탕" w:hint="eastAsia"/>
          <w:sz w:val="20"/>
        </w:rPr>
        <w:t>등의 기술을 통해 가상 세계화가 가능하게 될 것이고,</w:t>
      </w:r>
      <w:r w:rsidR="006B3C50">
        <w:rPr>
          <w:rFonts w:ascii="함초롬바탕" w:eastAsia="함초롬바탕" w:hAnsi="함초롬바탕" w:cs="함초롬바탕"/>
          <w:sz w:val="20"/>
        </w:rPr>
        <w:t xml:space="preserve"> </w:t>
      </w:r>
      <w:r w:rsidR="006B3C50">
        <w:rPr>
          <w:rFonts w:ascii="함초롬바탕" w:eastAsia="함초롬바탕" w:hAnsi="함초롬바탕" w:cs="함초롬바탕" w:hint="eastAsia"/>
          <w:sz w:val="20"/>
        </w:rPr>
        <w:t>사업의 장소는 더 이상 큰 문제가 되지 않는다.</w:t>
      </w:r>
      <w:r w:rsidR="006B3C50">
        <w:rPr>
          <w:rFonts w:ascii="함초롬바탕" w:eastAsia="함초롬바탕" w:hAnsi="함초롬바탕" w:cs="함초롬바탕"/>
          <w:sz w:val="20"/>
        </w:rPr>
        <w:t xml:space="preserve"> </w:t>
      </w:r>
      <w:r w:rsidR="00CF32AF">
        <w:rPr>
          <w:rFonts w:ascii="함초롬바탕" w:eastAsia="함초롬바탕" w:hAnsi="함초롬바탕" w:cs="함초롬바탕" w:hint="eastAsia"/>
          <w:sz w:val="20"/>
        </w:rPr>
        <w:t>또한,</w:t>
      </w:r>
      <w:r w:rsidR="00CF32AF">
        <w:rPr>
          <w:rFonts w:ascii="함초롬바탕" w:eastAsia="함초롬바탕" w:hAnsi="함초롬바탕" w:cs="함초롬바탕"/>
          <w:sz w:val="20"/>
        </w:rPr>
        <w:t xml:space="preserve"> </w:t>
      </w:r>
      <w:r w:rsidR="00CF32AF">
        <w:rPr>
          <w:rFonts w:ascii="함초롬바탕" w:eastAsia="함초롬바탕" w:hAnsi="함초롬바탕" w:cs="함초롬바탕" w:hint="eastAsia"/>
          <w:sz w:val="20"/>
        </w:rPr>
        <w:t>인공지능기반 기계번역 기술 발전과 함께 언어장벽은 무너질 것</w:t>
      </w:r>
      <w:r w:rsidR="00E013BD">
        <w:rPr>
          <w:rFonts w:ascii="함초롬바탕" w:eastAsia="함초롬바탕" w:hAnsi="함초롬바탕" w:cs="함초롬바탕" w:hint="eastAsia"/>
          <w:sz w:val="20"/>
        </w:rPr>
        <w:t>이 기대된다</w:t>
      </w:r>
      <w:r w:rsidR="00CF32AF">
        <w:rPr>
          <w:rFonts w:ascii="함초롬바탕" w:eastAsia="함초롬바탕" w:hAnsi="함초롬바탕" w:cs="함초롬바탕" w:hint="eastAsia"/>
          <w:sz w:val="20"/>
        </w:rPr>
        <w:t>.</w:t>
      </w:r>
      <w:r w:rsidR="00CF32AF">
        <w:rPr>
          <w:rFonts w:ascii="함초롬바탕" w:eastAsia="함초롬바탕" w:hAnsi="함초롬바탕" w:cs="함초롬바탕"/>
          <w:sz w:val="20"/>
        </w:rPr>
        <w:t xml:space="preserve"> </w:t>
      </w:r>
      <w:r w:rsidR="00CF32AF">
        <w:rPr>
          <w:rFonts w:ascii="함초롬바탕" w:eastAsia="함초롬바탕" w:hAnsi="함초롬바탕" w:cs="함초롬바탕" w:hint="eastAsia"/>
          <w:sz w:val="20"/>
        </w:rPr>
        <w:t>이처럼 공간과 언어의 제약을 무너뜨려 다양한 국가의 기술자들간의 소통을 증가시키는 것이 가능해짐에 따라,</w:t>
      </w:r>
      <w:r w:rsidR="00CF32AF">
        <w:rPr>
          <w:rFonts w:ascii="함초롬바탕" w:eastAsia="함초롬바탕" w:hAnsi="함초롬바탕" w:cs="함초롬바탕"/>
          <w:sz w:val="20"/>
        </w:rPr>
        <w:t xml:space="preserve"> </w:t>
      </w:r>
      <w:r w:rsidR="00CF32AF">
        <w:rPr>
          <w:rFonts w:ascii="함초롬바탕" w:eastAsia="함초롬바탕" w:hAnsi="함초롬바탕" w:cs="함초롬바탕" w:hint="eastAsia"/>
          <w:sz w:val="20"/>
        </w:rPr>
        <w:t>선진국의 제조업 독점 시대를 끝내고 신흥 경제를 부상시킬 것이다.</w:t>
      </w:r>
    </w:p>
    <w:p w14:paraId="149DD362" w14:textId="77777777" w:rsidR="00E83CC4" w:rsidRDefault="00E83CC4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39E183D4" w14:textId="488D612E" w:rsidR="00286BEE" w:rsidRPr="00703963" w:rsidRDefault="00286BEE" w:rsidP="00703963">
      <w:pPr>
        <w:pStyle w:val="a5"/>
        <w:numPr>
          <w:ilvl w:val="2"/>
          <w:numId w:val="32"/>
        </w:numPr>
        <w:spacing w:line="240" w:lineRule="auto"/>
        <w:ind w:leftChars="0"/>
        <w:rPr>
          <w:rFonts w:ascii="함초롬바탕" w:eastAsia="함초롬바탕" w:hAnsi="함초롬바탕" w:cs="함초롬바탕"/>
          <w:b/>
          <w:sz w:val="20"/>
        </w:rPr>
      </w:pPr>
      <w:r w:rsidRPr="00703963">
        <w:rPr>
          <w:rFonts w:ascii="함초롬바탕" w:eastAsia="함초롬바탕" w:hAnsi="함초롬바탕" w:cs="함초롬바탕" w:hint="eastAsia"/>
          <w:b/>
          <w:sz w:val="20"/>
        </w:rPr>
        <w:lastRenderedPageBreak/>
        <w:t>빠른 시장 대응을 위한 공정 설계 기술</w:t>
      </w:r>
    </w:p>
    <w:p w14:paraId="1D7E2CCA" w14:textId="77777777" w:rsidR="00F45069" w:rsidRDefault="00F45069" w:rsidP="00F45069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300DF41" wp14:editId="4381803A">
            <wp:extent cx="4723130" cy="2492375"/>
            <wp:effectExtent l="0" t="0" r="127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165B" w14:textId="646477D1" w:rsidR="00F45069" w:rsidRPr="00EB7552" w:rsidRDefault="00F45069" w:rsidP="00F45069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6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높은 시장 대응성을 위한 공정 모듈화</w:t>
      </w:r>
    </w:p>
    <w:p w14:paraId="022B53CA" w14:textId="662E2D0B" w:rsidR="00F45069" w:rsidRDefault="00F45069" w:rsidP="00F4506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9B0FBD">
        <w:rPr>
          <w:rFonts w:ascii="함초롬바탕" w:eastAsia="함초롬바탕" w:hAnsi="함초롬바탕" w:cs="함초롬바탕" w:hint="eastAsia"/>
          <w:sz w:val="20"/>
        </w:rPr>
        <w:t>공정 설계</w:t>
      </w:r>
      <w:r w:rsidR="0016293E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16293E" w:rsidRPr="006A23EE">
        <w:rPr>
          <w:rFonts w:ascii="함초롬바탕" w:eastAsia="함초롬바탕" w:hAnsi="함초롬바탕" w:cs="함초롬바탕"/>
          <w:sz w:val="20"/>
        </w:rPr>
        <w:t>‧</w:t>
      </w:r>
      <w:r w:rsidR="0016293E">
        <w:rPr>
          <w:rFonts w:ascii="함초롬바탕" w:eastAsia="함초롬바탕" w:hAnsi="함초롬바탕" w:cs="함초롬바탕"/>
          <w:sz w:val="20"/>
        </w:rPr>
        <w:t xml:space="preserve"> </w:t>
      </w:r>
      <w:r w:rsidR="0016293E">
        <w:rPr>
          <w:rFonts w:ascii="함초롬바탕" w:eastAsia="함초롬바탕" w:hAnsi="함초롬바탕" w:cs="함초롬바탕" w:hint="eastAsia"/>
          <w:sz w:val="20"/>
        </w:rPr>
        <w:t xml:space="preserve">운전 </w:t>
      </w:r>
      <w:r w:rsidR="0016293E" w:rsidRPr="006A23EE">
        <w:rPr>
          <w:rFonts w:ascii="함초롬바탕" w:eastAsia="함초롬바탕" w:hAnsi="함초롬바탕" w:cs="함초롬바탕"/>
          <w:sz w:val="20"/>
        </w:rPr>
        <w:t>‧</w:t>
      </w:r>
      <w:r w:rsidR="0016293E">
        <w:rPr>
          <w:rFonts w:ascii="함초롬바탕" w:eastAsia="함초롬바탕" w:hAnsi="함초롬바탕" w:cs="함초롬바탕"/>
          <w:sz w:val="20"/>
        </w:rPr>
        <w:t xml:space="preserve"> </w:t>
      </w:r>
      <w:r w:rsidR="0016293E">
        <w:rPr>
          <w:rFonts w:ascii="함초롬바탕" w:eastAsia="함초롬바탕" w:hAnsi="함초롬바탕" w:cs="함초롬바탕" w:hint="eastAsia"/>
          <w:sz w:val="20"/>
        </w:rPr>
        <w:t>제어</w:t>
      </w:r>
      <w:r w:rsidRPr="009B0FBD">
        <w:rPr>
          <w:rFonts w:ascii="함초롬바탕" w:eastAsia="함초롬바탕" w:hAnsi="함초롬바탕" w:cs="함초롬바탕" w:hint="eastAsia"/>
          <w:sz w:val="20"/>
        </w:rPr>
        <w:t xml:space="preserve"> 기술의 경우, 화학 반응, 전달 현상 등을 대규모 설비를 통해 다루는 분야로써 대부분 공정에서 정확한 성상 및 수율 예측이 거의 </w:t>
      </w:r>
      <w:r>
        <w:rPr>
          <w:rFonts w:ascii="함초롬바탕" w:eastAsia="함초롬바탕" w:hAnsi="함초롬바탕" w:cs="함초롬바탕" w:hint="eastAsia"/>
          <w:sz w:val="20"/>
        </w:rPr>
        <w:t>불가능하다</w:t>
      </w:r>
      <w:r w:rsidRPr="009B0FBD">
        <w:rPr>
          <w:rFonts w:ascii="함초롬바탕" w:eastAsia="함초롬바탕" w:hAnsi="함초롬바탕" w:cs="함초롬바탕" w:hint="eastAsia"/>
          <w:sz w:val="20"/>
        </w:rPr>
        <w:t xml:space="preserve">. 더욱이 정유, 석유화학, 가스, 전력, 반도체 등 각 응용 분야가 서로 다른 형태의 제어, 운전, 생산계획, 공급망 등 개별적 운영 전략을 </w:t>
      </w:r>
      <w:r>
        <w:rPr>
          <w:rFonts w:ascii="함초롬바탕" w:eastAsia="함초롬바탕" w:hAnsi="함초롬바탕" w:cs="함초롬바탕" w:hint="eastAsia"/>
          <w:sz w:val="20"/>
        </w:rPr>
        <w:t>가지므로 매우 높은 복잡성을 갖는다</w:t>
      </w:r>
      <w:r w:rsidRPr="009B0FBD">
        <w:rPr>
          <w:rFonts w:ascii="함초롬바탕" w:eastAsia="함초롬바탕" w:hAnsi="함초롬바탕" w:cs="함초롬바탕" w:hint="eastAsia"/>
          <w:sz w:val="20"/>
        </w:rPr>
        <w:t xml:space="preserve">. 즉 효율적 성과 적용 (high-efficiency implementation)을 위해서는 공정의 모듈화를 통한 </w:t>
      </w:r>
      <w:proofErr w:type="spellStart"/>
      <w:r w:rsidRPr="009B0FBD">
        <w:rPr>
          <w:rFonts w:ascii="함초롬바탕" w:eastAsia="함초롬바탕" w:hAnsi="함초롬바탕" w:cs="함초롬바탕" w:hint="eastAsia"/>
          <w:sz w:val="20"/>
        </w:rPr>
        <w:t>기준화된</w:t>
      </w:r>
      <w:proofErr w:type="spellEnd"/>
      <w:r w:rsidRPr="009B0FBD">
        <w:rPr>
          <w:rFonts w:ascii="함초롬바탕" w:eastAsia="함초롬바탕" w:hAnsi="함초롬바탕" w:cs="함초롬바탕" w:hint="eastAsia"/>
          <w:sz w:val="20"/>
        </w:rPr>
        <w:t xml:space="preserve"> 설계 및 운영 플랫폼 통합 연구를 통한 유효적절한 전사적 방법론 개발이 </w:t>
      </w:r>
      <w:r>
        <w:rPr>
          <w:rFonts w:ascii="함초롬바탕" w:eastAsia="함초롬바탕" w:hAnsi="함초롬바탕" w:cs="함초롬바탕" w:hint="eastAsia"/>
          <w:sz w:val="20"/>
        </w:rPr>
        <w:t>필수적이다</w:t>
      </w:r>
      <w:r w:rsidRPr="009B0FBD">
        <w:rPr>
          <w:rFonts w:ascii="함초롬바탕" w:eastAsia="함초롬바탕" w:hAnsi="함초롬바탕" w:cs="함초롬바탕" w:hint="eastAsia"/>
          <w:sz w:val="20"/>
        </w:rPr>
        <w:t>.</w:t>
      </w:r>
    </w:p>
    <w:p w14:paraId="533A1EBC" w14:textId="77777777" w:rsidR="00F45069" w:rsidRDefault="00F45069" w:rsidP="00F4506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B2138D">
        <w:rPr>
          <w:rFonts w:ascii="함초롬바탕" w:eastAsia="함초롬바탕" w:hAnsi="함초롬바탕" w:cs="함초롬바탕" w:hint="eastAsia"/>
          <w:sz w:val="20"/>
        </w:rPr>
        <w:t xml:space="preserve">기존에 commodity 상품 대량생산에 맞혀져 있는 공정 모사, 설계 및 제어 기술들을 더 유연하고 효율적인 모듈화된 공정에 맞도록 개선하고, 기계학습 기법들을 통해 데이터 사용을 극대화해 자가진화 할 수 있는 </w:t>
      </w:r>
      <w:r>
        <w:rPr>
          <w:rFonts w:ascii="함초롬바탕" w:eastAsia="함초롬바탕" w:hAnsi="함초롬바탕" w:cs="함초롬바탕" w:hint="eastAsia"/>
          <w:sz w:val="20"/>
        </w:rPr>
        <w:t>기술 개발이 가능하다</w:t>
      </w:r>
      <w:r w:rsidRPr="00B2138D">
        <w:rPr>
          <w:rFonts w:ascii="함초롬바탕" w:eastAsia="함초롬바탕" w:hAnsi="함초롬바탕" w:cs="함초롬바탕" w:hint="eastAsia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이뿐만 아니라,</w:t>
      </w:r>
      <w:r w:rsidRPr="00B2138D">
        <w:rPr>
          <w:rFonts w:ascii="함초롬바탕" w:eastAsia="함초롬바탕" w:hAnsi="함초롬바탕" w:cs="함초롬바탕" w:hint="eastAsia"/>
          <w:sz w:val="20"/>
        </w:rPr>
        <w:t xml:space="preserve"> 에너지와 원자재의 효율성을 혁신적으로 높이기 위해 모듈화와 함께 </w:t>
      </w:r>
      <w:r>
        <w:rPr>
          <w:rFonts w:ascii="함초롬바탕" w:eastAsia="함초롬바탕" w:hAnsi="함초롬바탕" w:cs="함초롬바탕" w:hint="eastAsia"/>
          <w:sz w:val="20"/>
        </w:rPr>
        <w:t>공정 강화 및 체계화가 시도된다</w:t>
      </w:r>
      <w:r w:rsidRPr="00B2138D">
        <w:rPr>
          <w:rFonts w:ascii="함초롬바탕" w:eastAsia="함초롬바탕" w:hAnsi="함초롬바탕" w:cs="함초롬바탕" w:hint="eastAsia"/>
          <w:sz w:val="20"/>
        </w:rPr>
        <w:t>.</w:t>
      </w:r>
    </w:p>
    <w:p w14:paraId="22E4A523" w14:textId="2F304223" w:rsidR="00E83CC4" w:rsidRPr="00F45069" w:rsidRDefault="00F45069" w:rsidP="00F4506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이처럼 </w:t>
      </w:r>
      <w:r w:rsidRPr="00BC31DB">
        <w:rPr>
          <w:rFonts w:ascii="함초롬바탕" w:eastAsia="함초롬바탕" w:hAnsi="함초롬바탕" w:cs="함초롬바탕" w:hint="eastAsia"/>
          <w:sz w:val="20"/>
        </w:rPr>
        <w:t xml:space="preserve">빠른 시장 변화에 대한 유연한 대응이 공정 생산성 및 경제성에 주요한 영향을 미침에 따라, 생산라인을 </w:t>
      </w:r>
      <w:proofErr w:type="spellStart"/>
      <w:r w:rsidRPr="00BC31DB">
        <w:rPr>
          <w:rFonts w:ascii="함초롬바탕" w:eastAsia="함초롬바탕" w:hAnsi="함초롬바탕" w:cs="함초롬바탕" w:hint="eastAsia"/>
          <w:sz w:val="20"/>
        </w:rPr>
        <w:t>모듈화시켜</w:t>
      </w:r>
      <w:proofErr w:type="spellEnd"/>
      <w:r w:rsidRPr="00BC31DB">
        <w:rPr>
          <w:rFonts w:ascii="함초롬바탕" w:eastAsia="함초롬바탕" w:hAnsi="함초롬바탕" w:cs="함초롬바탕" w:hint="eastAsia"/>
          <w:sz w:val="20"/>
        </w:rPr>
        <w:t xml:space="preserve"> 병렬적으로 운전하는 모듈화 생산기술이 스마트 </w:t>
      </w:r>
      <w:proofErr w:type="spellStart"/>
      <w:r w:rsidRPr="00BC31DB">
        <w:rPr>
          <w:rFonts w:ascii="함초롬바탕" w:eastAsia="함초롬바탕" w:hAnsi="함초롬바탕" w:cs="함초롬바탕" w:hint="eastAsia"/>
          <w:sz w:val="20"/>
        </w:rPr>
        <w:t>팩토리의</w:t>
      </w:r>
      <w:proofErr w:type="spellEnd"/>
      <w:r w:rsidRPr="00BC31DB">
        <w:rPr>
          <w:rFonts w:ascii="함초롬바탕" w:eastAsia="함초롬바탕" w:hAnsi="함초롬바탕" w:cs="함초롬바탕" w:hint="eastAsia"/>
          <w:sz w:val="20"/>
        </w:rPr>
        <w:t xml:space="preserve"> 주요 핵심 기술로 주목받고 </w:t>
      </w:r>
      <w:r>
        <w:rPr>
          <w:rFonts w:ascii="함초롬바탕" w:eastAsia="함초롬바탕" w:hAnsi="함초롬바탕" w:cs="함초롬바탕" w:hint="eastAsia"/>
          <w:sz w:val="20"/>
        </w:rPr>
        <w:t>있다.</w:t>
      </w:r>
    </w:p>
    <w:p w14:paraId="302342E7" w14:textId="6B79CC6E" w:rsidR="00F5773F" w:rsidRPr="00703963" w:rsidRDefault="00F5773F" w:rsidP="00703963">
      <w:pPr>
        <w:pStyle w:val="a5"/>
        <w:numPr>
          <w:ilvl w:val="2"/>
          <w:numId w:val="32"/>
        </w:numPr>
        <w:spacing w:line="240" w:lineRule="auto"/>
        <w:ind w:leftChars="0"/>
        <w:rPr>
          <w:rFonts w:ascii="함초롬바탕" w:eastAsia="함초롬바탕" w:hAnsi="함초롬바탕" w:cs="함초롬바탕"/>
          <w:b/>
          <w:sz w:val="20"/>
        </w:rPr>
      </w:pPr>
      <w:r w:rsidRPr="00703963">
        <w:rPr>
          <w:rFonts w:ascii="함초롬바탕" w:eastAsia="함초롬바탕" w:hAnsi="함초롬바탕" w:cs="함초롬바탕" w:hint="eastAsia"/>
          <w:b/>
          <w:sz w:val="20"/>
        </w:rPr>
        <w:lastRenderedPageBreak/>
        <w:t xml:space="preserve">인공지능 기반 화학소재 설계 기술 </w:t>
      </w:r>
    </w:p>
    <w:p w14:paraId="53CA72BB" w14:textId="77777777" w:rsidR="00F5773F" w:rsidRDefault="00F5773F" w:rsidP="00F5773F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C5F2363" wp14:editId="48DD8633">
            <wp:extent cx="4276725" cy="1638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4F78" w14:textId="50CFD950" w:rsidR="00F5773F" w:rsidRPr="000070F3" w:rsidRDefault="00F5773F" w:rsidP="00F5773F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7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인공지능 기반 화공소재 설계 절차</w:t>
      </w:r>
    </w:p>
    <w:p w14:paraId="591578C6" w14:textId="77777777" w:rsidR="00F5773F" w:rsidRDefault="00F5773F" w:rsidP="00F5773F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4E3285">
        <w:rPr>
          <w:rFonts w:ascii="함초롬바탕" w:eastAsia="함초롬바탕" w:hAnsi="함초롬바탕" w:cs="함초롬바탕" w:hint="eastAsia"/>
          <w:sz w:val="20"/>
        </w:rPr>
        <w:t xml:space="preserve">시장의 요구에 민첩하게 대응하는 스마트 공정을 구연하기 위해서는 다양한 성능의 빠른 </w:t>
      </w:r>
      <w:r>
        <w:rPr>
          <w:rFonts w:ascii="함초롬바탕" w:eastAsia="함초롬바탕" w:hAnsi="함초롬바탕" w:cs="함초롬바탕" w:hint="eastAsia"/>
          <w:sz w:val="20"/>
        </w:rPr>
        <w:t xml:space="preserve">재료 개발 전략이 필요하다. 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장시간이 소모되고 성공률이 낮은 기존의 소재 기술 개발 </w:t>
      </w:r>
      <w:r>
        <w:rPr>
          <w:rFonts w:ascii="함초롬바탕" w:eastAsia="함초롬바탕" w:hAnsi="함초롬바탕" w:cs="함초롬바탕" w:hint="eastAsia"/>
          <w:sz w:val="20"/>
        </w:rPr>
        <w:t>과정은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 인공지능과 빅데이터를 도입해서 실험 또는 계산과학 방식과 효율적으로 </w:t>
      </w:r>
      <w:r>
        <w:rPr>
          <w:rFonts w:ascii="함초롬바탕" w:eastAsia="함초롬바탕" w:hAnsi="함초롬바탕" w:cs="함초롬바탕" w:hint="eastAsia"/>
          <w:sz w:val="20"/>
        </w:rPr>
        <w:t xml:space="preserve">연동하여 촉진될 수 있다. 이를 테면, 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인공지능 소재개발 및 공정연계 성능평가 소프트웨어를 이용해서 고효율/에너지 저감형 분리 소재, 고성능 촉매, </w:t>
      </w:r>
      <w:proofErr w:type="spellStart"/>
      <w:r w:rsidRPr="004E3285">
        <w:rPr>
          <w:rFonts w:ascii="함초롬바탕" w:eastAsia="함초롬바탕" w:hAnsi="함초롬바탕" w:cs="함초롬바탕" w:hint="eastAsia"/>
          <w:sz w:val="20"/>
        </w:rPr>
        <w:t>포토레지스트</w:t>
      </w:r>
      <w:proofErr w:type="spellEnd"/>
      <w:r w:rsidRPr="004E3285">
        <w:rPr>
          <w:rFonts w:ascii="함초롬바탕" w:eastAsia="함초롬바탕" w:hAnsi="함초롬바탕" w:cs="함초롬바탕" w:hint="eastAsia"/>
          <w:sz w:val="20"/>
        </w:rPr>
        <w:t>, 가스센서 등에 유용한 물질 개발</w:t>
      </w:r>
      <w:r>
        <w:rPr>
          <w:rFonts w:ascii="함초롬바탕" w:eastAsia="함초롬바탕" w:hAnsi="함초롬바탕" w:cs="함초롬바탕" w:hint="eastAsia"/>
          <w:sz w:val="20"/>
        </w:rPr>
        <w:t>과 같은</w:t>
      </w:r>
      <w:r w:rsidRPr="00682F0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이론과 </w:t>
      </w:r>
      <w:r>
        <w:rPr>
          <w:rFonts w:ascii="함초롬바탕" w:eastAsia="함초롬바탕" w:hAnsi="함초롬바탕" w:cs="함초롬바탕" w:hint="eastAsia"/>
          <w:sz w:val="20"/>
        </w:rPr>
        <w:t>실험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 사이에 상호 피드백을 통한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새로운 소재개발 R&amp;D </w:t>
      </w:r>
      <w:r>
        <w:rPr>
          <w:rFonts w:ascii="함초롬바탕" w:eastAsia="함초롬바탕" w:hAnsi="함초롬바탕" w:cs="함초롬바탕" w:hint="eastAsia"/>
          <w:sz w:val="20"/>
        </w:rPr>
        <w:t>패러다임이 제시되고 있다.</w:t>
      </w:r>
    </w:p>
    <w:p w14:paraId="27C71707" w14:textId="77777777" w:rsidR="00F5773F" w:rsidRPr="00682F08" w:rsidRDefault="00F5773F" w:rsidP="00F5773F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인공지능에</w:t>
      </w:r>
      <w:r w:rsidRPr="005936B0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기반</w:t>
      </w:r>
      <w:r w:rsidRPr="005936B0">
        <w:rPr>
          <w:rFonts w:ascii="함초롬바탕" w:eastAsia="함초롬바탕" w:hAnsi="함초롬바탕" w:cs="함초롬바탕" w:hint="eastAsia"/>
          <w:sz w:val="20"/>
        </w:rPr>
        <w:t xml:space="preserve">한 소재 개발은 새롭게 진척되고 있는 분야이며, 최근에는 다양한 에너지 및 환경 분야 산업에 원천소재로 적용되는 작은 분자부터 소재 단위까지 다양한 머신 러닝 기법을 사용해서 </w:t>
      </w:r>
      <w:r>
        <w:rPr>
          <w:rFonts w:ascii="함초롬바탕" w:eastAsia="함초롬바탕" w:hAnsi="함초롬바탕" w:cs="함초롬바탕" w:hint="eastAsia"/>
          <w:sz w:val="20"/>
        </w:rPr>
        <w:t>생성하는 방법이 소개되고있다.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예로 </w:t>
      </w:r>
      <w:r w:rsidRPr="0031015B">
        <w:rPr>
          <w:rFonts w:ascii="함초롬바탕" w:eastAsia="함초롬바탕" w:hAnsi="함초롬바탕" w:cs="함초롬바탕" w:hint="eastAsia"/>
          <w:sz w:val="20"/>
        </w:rPr>
        <w:t xml:space="preserve">물질 정보와 데이터들을 </w:t>
      </w:r>
      <w:r>
        <w:rPr>
          <w:rFonts w:ascii="함초롬바탕" w:eastAsia="함초롬바탕" w:hAnsi="함초롬바탕" w:cs="함초롬바탕" w:hint="eastAsia"/>
          <w:sz w:val="20"/>
        </w:rPr>
        <w:t xml:space="preserve">수집 </w:t>
      </w:r>
      <w:r w:rsidRPr="00A856BA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1015B">
        <w:rPr>
          <w:rFonts w:ascii="함초롬바탕" w:eastAsia="함초롬바탕" w:hAnsi="함초롬바탕" w:cs="함초롬바탕" w:hint="eastAsia"/>
          <w:sz w:val="20"/>
        </w:rPr>
        <w:t>분석</w:t>
      </w:r>
      <w:r>
        <w:rPr>
          <w:rFonts w:ascii="함초롬바탕" w:eastAsia="함초롬바탕" w:hAnsi="함초롬바탕" w:cs="함초롬바탕" w:hint="eastAsia"/>
          <w:sz w:val="20"/>
        </w:rPr>
        <w:t>하여</w:t>
      </w:r>
      <w:r w:rsidRPr="0031015B">
        <w:rPr>
          <w:rFonts w:ascii="함초롬바탕" w:eastAsia="함초롬바탕" w:hAnsi="함초롬바탕" w:cs="함초롬바탕" w:hint="eastAsia"/>
          <w:sz w:val="20"/>
        </w:rPr>
        <w:t xml:space="preserve"> 소재의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1015B">
        <w:rPr>
          <w:rFonts w:ascii="함초롬바탕" w:eastAsia="함초롬바탕" w:hAnsi="함초롬바탕" w:cs="함초롬바탕" w:hint="eastAsia"/>
          <w:sz w:val="20"/>
        </w:rPr>
        <w:t>구조와 물성</w:t>
      </w:r>
      <w:r>
        <w:rPr>
          <w:rFonts w:ascii="함초롬바탕" w:eastAsia="함초롬바탕" w:hAnsi="함초롬바탕" w:cs="함초롬바탕" w:hint="eastAsia"/>
          <w:sz w:val="20"/>
        </w:rPr>
        <w:t xml:space="preserve"> 결정에 주요한 원인을 규명하고</w:t>
      </w:r>
      <w:r w:rsidRPr="0031015B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신속한 </w:t>
      </w:r>
      <w:r w:rsidRPr="0031015B">
        <w:rPr>
          <w:rFonts w:ascii="함초롬바탕" w:eastAsia="함초롬바탕" w:hAnsi="함초롬바탕" w:cs="함초롬바탕" w:hint="eastAsia"/>
          <w:sz w:val="20"/>
        </w:rPr>
        <w:t xml:space="preserve">새로운 </w:t>
      </w:r>
      <w:r>
        <w:rPr>
          <w:rFonts w:ascii="함초롬바탕" w:eastAsia="함초롬바탕" w:hAnsi="함초롬바탕" w:cs="함초롬바탕" w:hint="eastAsia"/>
          <w:sz w:val="20"/>
        </w:rPr>
        <w:t xml:space="preserve">소재 탐색 전략을 제시할 수 있다. </w:t>
      </w:r>
    </w:p>
    <w:p w14:paraId="1BCB2BE1" w14:textId="77777777" w:rsidR="00F5773F" w:rsidRPr="004E3285" w:rsidRDefault="00F5773F" w:rsidP="00F5773F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이처럼 </w:t>
      </w:r>
      <w:r w:rsidRPr="008E3BF4">
        <w:rPr>
          <w:rFonts w:ascii="함초롬바탕" w:eastAsia="함초롬바탕" w:hAnsi="함초롬바탕" w:cs="함초롬바탕" w:hint="eastAsia"/>
          <w:sz w:val="20"/>
        </w:rPr>
        <w:t xml:space="preserve">다목적 최적 설계 기능의 확장을 토대로 고성능, 저비용, 높은 내구성 등이 동시에 요구되는 차세대 첨단 재료의 신속한 </w:t>
      </w:r>
      <w:r>
        <w:rPr>
          <w:rFonts w:ascii="함초롬바탕" w:eastAsia="함초롬바탕" w:hAnsi="함초롬바탕" w:cs="함초롬바탕" w:hint="eastAsia"/>
          <w:sz w:val="20"/>
        </w:rPr>
        <w:t>개발이</w:t>
      </w:r>
      <w:r w:rsidRPr="008E3BF4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기대된다</w:t>
      </w:r>
      <w:r w:rsidRPr="008E3BF4">
        <w:rPr>
          <w:rFonts w:ascii="함초롬바탕" w:eastAsia="함초롬바탕" w:hAnsi="함초롬바탕" w:cs="함초롬바탕" w:hint="eastAsia"/>
          <w:sz w:val="20"/>
        </w:rPr>
        <w:t xml:space="preserve">. 궁극적으로 실험 및 공정 그룹과의 융합을 통해 소재 상용화의 걸림돌과 한계점을 극복하고 신소재 개발의 효율성을 극대화 할 수 있을 것이라 </w:t>
      </w:r>
      <w:r>
        <w:rPr>
          <w:rFonts w:ascii="함초롬바탕" w:eastAsia="함초롬바탕" w:hAnsi="함초롬바탕" w:cs="함초롬바탕" w:hint="eastAsia"/>
          <w:sz w:val="20"/>
        </w:rPr>
        <w:t>예상된다</w:t>
      </w:r>
      <w:r w:rsidRPr="008E3BF4">
        <w:rPr>
          <w:rFonts w:ascii="함초롬바탕" w:eastAsia="함초롬바탕" w:hAnsi="함초롬바탕" w:cs="함초롬바탕" w:hint="eastAsia"/>
          <w:sz w:val="20"/>
        </w:rPr>
        <w:t>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56EE1602" w14:textId="0CE610A1" w:rsidR="00286BEE" w:rsidRPr="00F5773F" w:rsidRDefault="00286BEE" w:rsidP="00F5773F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</w:p>
    <w:p w14:paraId="35AC5DAF" w14:textId="77777777" w:rsidR="00E83CC4" w:rsidRDefault="00E83CC4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6A651158" w14:textId="502E6247" w:rsidR="00286BEE" w:rsidRPr="00703963" w:rsidRDefault="00286BEE" w:rsidP="00703963">
      <w:pPr>
        <w:pStyle w:val="a5"/>
        <w:numPr>
          <w:ilvl w:val="2"/>
          <w:numId w:val="32"/>
        </w:numPr>
        <w:spacing w:line="240" w:lineRule="auto"/>
        <w:ind w:leftChars="0"/>
        <w:rPr>
          <w:rFonts w:ascii="함초롬바탕" w:eastAsia="함초롬바탕" w:hAnsi="함초롬바탕" w:cs="함초롬바탕"/>
          <w:b/>
          <w:sz w:val="20"/>
        </w:rPr>
      </w:pPr>
      <w:r w:rsidRPr="00703963">
        <w:rPr>
          <w:rFonts w:ascii="함초롬바탕" w:eastAsia="함초롬바탕" w:hAnsi="함초롬바탕" w:cs="함초롬바탕" w:hint="eastAsia"/>
          <w:b/>
          <w:sz w:val="20"/>
        </w:rPr>
        <w:lastRenderedPageBreak/>
        <w:t>사업장 안전을 위한 이상 감지 및 진단 기술</w:t>
      </w:r>
    </w:p>
    <w:p w14:paraId="05225C86" w14:textId="77777777" w:rsidR="003E427B" w:rsidRDefault="003E427B" w:rsidP="003E427B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C1D818D" wp14:editId="42FFFCA0">
            <wp:extent cx="4723130" cy="2091690"/>
            <wp:effectExtent l="0" t="0" r="127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22ED" w14:textId="7281B604" w:rsidR="003E427B" w:rsidRPr="00EE4057" w:rsidRDefault="003E427B" w:rsidP="003E427B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8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인공지능 기반 사고 대응 전략</w:t>
      </w:r>
    </w:p>
    <w:p w14:paraId="5AFC91F2" w14:textId="77777777" w:rsidR="003E427B" w:rsidRDefault="003E427B" w:rsidP="003E427B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4B1FC7">
        <w:rPr>
          <w:rFonts w:ascii="함초롬바탕" w:eastAsia="함초롬바탕" w:hAnsi="함초롬바탕" w:cs="함초롬바탕" w:hint="eastAsia"/>
          <w:sz w:val="20"/>
        </w:rPr>
        <w:t xml:space="preserve">많은 경우 제조공정의 문제는 심각한 제품 공급 문제로 이어지며, 특히 제약, 반도체 생산 등의 매우 정밀한 공정을 요구하는 분야에서 이러한 문제는 치명적임. 제조공정의 이상현상은 shutdown으로 이어지며, 이는 생산력에 큰 손실을 가져다 </w:t>
      </w:r>
      <w:r>
        <w:rPr>
          <w:rFonts w:ascii="함초롬바탕" w:eastAsia="함초롬바탕" w:hAnsi="함초롬바탕" w:cs="함초롬바탕" w:hint="eastAsia"/>
          <w:sz w:val="20"/>
        </w:rPr>
        <w:t>준다.</w:t>
      </w:r>
    </w:p>
    <w:p w14:paraId="2677E56E" w14:textId="77777777" w:rsidR="003E427B" w:rsidRDefault="003E427B" w:rsidP="003E427B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B2138D">
        <w:rPr>
          <w:rFonts w:ascii="함초롬바탕" w:eastAsia="함초롬바탕" w:hAnsi="함초롬바탕" w:cs="함초롬바탕" w:hint="eastAsia"/>
          <w:sz w:val="20"/>
        </w:rPr>
        <w:t xml:space="preserve">기존의 사후대응 및 복구기반의 수동적 환경 안전 관리 시스템을 능동적으로 바꾸기 위해 빅데이터 패턴 인식 기반 지능형 이상진단 및 복구 시스템과 </w:t>
      </w:r>
      <w:proofErr w:type="spellStart"/>
      <w:r w:rsidRPr="00B2138D">
        <w:rPr>
          <w:rFonts w:ascii="함초롬바탕" w:eastAsia="함초롬바탕" w:hAnsi="함초롬바탕" w:cs="함초롬바탕" w:hint="eastAsia"/>
          <w:sz w:val="20"/>
        </w:rPr>
        <w:t>머신러닝과</w:t>
      </w:r>
      <w:proofErr w:type="spellEnd"/>
      <w:r w:rsidRPr="00B2138D">
        <w:rPr>
          <w:rFonts w:ascii="함초롬바탕" w:eastAsia="함초롬바탕" w:hAnsi="함초롬바탕" w:cs="함초롬바탕" w:hint="eastAsia"/>
          <w:sz w:val="20"/>
        </w:rPr>
        <w:t xml:space="preserve"> </w:t>
      </w:r>
      <w:proofErr w:type="spellStart"/>
      <w:r w:rsidRPr="00B2138D">
        <w:rPr>
          <w:rFonts w:ascii="함초롬바탕" w:eastAsia="함초롬바탕" w:hAnsi="함초롬바탕" w:cs="함초롬바탕" w:hint="eastAsia"/>
          <w:sz w:val="20"/>
        </w:rPr>
        <w:t>나노물질을</w:t>
      </w:r>
      <w:proofErr w:type="spellEnd"/>
      <w:r w:rsidRPr="00B2138D">
        <w:rPr>
          <w:rFonts w:ascii="함초롬바탕" w:eastAsia="함초롬바탕" w:hAnsi="함초롬바탕" w:cs="함초롬바탕" w:hint="eastAsia"/>
          <w:sz w:val="20"/>
        </w:rPr>
        <w:t xml:space="preserve"> 통한 저전력/고민감도 IoT 센서 소자 및 장치 </w:t>
      </w:r>
      <w:r>
        <w:rPr>
          <w:rFonts w:ascii="함초롬바탕" w:eastAsia="함초롬바탕" w:hAnsi="함초롬바탕" w:cs="함초롬바탕" w:hint="eastAsia"/>
          <w:sz w:val="20"/>
        </w:rPr>
        <w:t>등이 개발되고있다.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60A971BE" w14:textId="77777777" w:rsidR="003E427B" w:rsidRDefault="003E427B" w:rsidP="003E427B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BF6720">
        <w:rPr>
          <w:rFonts w:ascii="함초롬바탕" w:eastAsia="함초롬바탕" w:hAnsi="함초롬바탕" w:cs="함초롬바탕" w:hint="eastAsia"/>
          <w:sz w:val="20"/>
        </w:rPr>
        <w:t xml:space="preserve">모듈 통합 제어시스템은 제조현장에서 발생되는 다양한 긴급/변동 상황에 설비간 자율적인 실시간 대응을 위한 </w:t>
      </w:r>
      <w:proofErr w:type="spellStart"/>
      <w:r w:rsidRPr="00BF6720">
        <w:rPr>
          <w:rFonts w:ascii="함초롬바탕" w:eastAsia="함초롬바탕" w:hAnsi="함초롬바탕" w:cs="함초롬바탕" w:hint="eastAsia"/>
          <w:sz w:val="20"/>
        </w:rPr>
        <w:t>분산협업</w:t>
      </w:r>
      <w:proofErr w:type="spellEnd"/>
      <w:r w:rsidRPr="00BF6720">
        <w:rPr>
          <w:rFonts w:ascii="함초롬바탕" w:eastAsia="함초롬바탕" w:hAnsi="함초롬바탕" w:cs="함초롬바탕" w:hint="eastAsia"/>
          <w:sz w:val="20"/>
        </w:rPr>
        <w:t xml:space="preserve"> 제어에 광범위하게 적용이 </w:t>
      </w:r>
      <w:r>
        <w:rPr>
          <w:rFonts w:ascii="함초롬바탕" w:eastAsia="함초롬바탕" w:hAnsi="함초롬바탕" w:cs="함초롬바탕" w:hint="eastAsia"/>
          <w:sz w:val="20"/>
        </w:rPr>
        <w:t>가능하다.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Pr="00BF6720">
        <w:rPr>
          <w:rFonts w:ascii="함초롬바탕" w:eastAsia="함초롬바탕" w:hAnsi="함초롬바탕" w:cs="함초롬바탕" w:hint="eastAsia"/>
          <w:sz w:val="20"/>
        </w:rPr>
        <w:t>고정밀</w:t>
      </w:r>
      <w:proofErr w:type="spellEnd"/>
      <w:r w:rsidRPr="00BF6720">
        <w:rPr>
          <w:rFonts w:ascii="함초롬바탕" w:eastAsia="함초롬바탕" w:hAnsi="함초롬바탕" w:cs="함초롬바탕" w:hint="eastAsia"/>
          <w:sz w:val="20"/>
        </w:rPr>
        <w:t xml:space="preserve"> 적응형 제어 시스템은 공정 실시간 데이터가 축적됨에 따라 학습을 지속적으로 수행함으로서 더 정확하고 유연한 운전을 </w:t>
      </w:r>
      <w:r>
        <w:rPr>
          <w:rFonts w:ascii="함초롬바탕" w:eastAsia="함초롬바탕" w:hAnsi="함초롬바탕" w:cs="함초롬바탕" w:hint="eastAsia"/>
          <w:sz w:val="20"/>
        </w:rPr>
        <w:t>가능하여</w:t>
      </w:r>
      <w:r w:rsidRPr="00BF6720">
        <w:rPr>
          <w:rFonts w:ascii="함초롬바탕" w:eastAsia="함초롬바탕" w:hAnsi="함초롬바탕" w:cs="함초롬바탕" w:hint="eastAsia"/>
          <w:sz w:val="20"/>
        </w:rPr>
        <w:t xml:space="preserve"> 복잡도 및 불확실성이 높은 공정 운전에 폭넓게 응용 가능</w:t>
      </w:r>
      <w:r>
        <w:rPr>
          <w:rFonts w:ascii="함초롬바탕" w:eastAsia="함초롬바탕" w:hAnsi="함초롬바탕" w:cs="함초롬바탕" w:hint="eastAsia"/>
          <w:sz w:val="20"/>
        </w:rPr>
        <w:t>한 장점이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5F7D7C7C" w14:textId="24A162EB" w:rsidR="008228E8" w:rsidRDefault="003E427B" w:rsidP="003E427B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이처럼 센싱</w:t>
      </w:r>
      <w:r w:rsidRPr="001016B6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개선과 </w:t>
      </w:r>
      <w:r w:rsidRPr="001016B6">
        <w:rPr>
          <w:rFonts w:ascii="함초롬바탕" w:eastAsia="함초롬바탕" w:hAnsi="함초롬바탕" w:cs="함초롬바탕" w:hint="eastAsia"/>
          <w:sz w:val="20"/>
        </w:rPr>
        <w:t xml:space="preserve">유해 </w:t>
      </w:r>
      <w:r>
        <w:rPr>
          <w:rFonts w:ascii="함초롬바탕" w:eastAsia="함초롬바탕" w:hAnsi="함초롬바탕" w:cs="함초롬바탕" w:hint="eastAsia"/>
          <w:sz w:val="20"/>
        </w:rPr>
        <w:t>물질</w:t>
      </w:r>
      <w:r w:rsidRPr="001016B6">
        <w:rPr>
          <w:rFonts w:ascii="함초롬바탕" w:eastAsia="함초롬바탕" w:hAnsi="함초롬바탕" w:cs="함초롬바탕" w:hint="eastAsia"/>
          <w:sz w:val="20"/>
        </w:rPr>
        <w:t xml:space="preserve"> 조기 </w:t>
      </w:r>
      <w:r>
        <w:rPr>
          <w:rFonts w:ascii="함초롬바탕" w:eastAsia="함초롬바탕" w:hAnsi="함초롬바탕" w:cs="함초롬바탕" w:hint="eastAsia"/>
          <w:sz w:val="20"/>
        </w:rPr>
        <w:t>감지와 같은 장점이</w:t>
      </w:r>
      <w:r w:rsidRPr="001016B6">
        <w:rPr>
          <w:rFonts w:ascii="함초롬바탕" w:eastAsia="함초롬바탕" w:hAnsi="함초롬바탕" w:cs="함초롬바탕" w:hint="eastAsia"/>
          <w:sz w:val="20"/>
        </w:rPr>
        <w:t xml:space="preserve"> 공장에서의 위험과 사고를 줄이고 생산성 저하를 줄이는 데 필수적이라는 점을 감안할 때, </w:t>
      </w:r>
      <w:r w:rsidRPr="00E65612">
        <w:rPr>
          <w:rFonts w:ascii="함초롬바탕" w:eastAsia="함초롬바탕" w:hAnsi="함초롬바탕" w:cs="함초롬바탕" w:hint="eastAsia"/>
          <w:sz w:val="20"/>
        </w:rPr>
        <w:t>빅데이터/</w:t>
      </w:r>
      <w:proofErr w:type="spellStart"/>
      <w:r w:rsidRPr="00E65612">
        <w:rPr>
          <w:rFonts w:ascii="함초롬바탕" w:eastAsia="함초롬바탕" w:hAnsi="함초롬바탕" w:cs="함초롬바탕" w:hint="eastAsia"/>
          <w:sz w:val="20"/>
        </w:rPr>
        <w:t>머신러닝</w:t>
      </w:r>
      <w:proofErr w:type="spellEnd"/>
      <w:r w:rsidRPr="00E65612">
        <w:rPr>
          <w:rFonts w:ascii="함초롬바탕" w:eastAsia="함초롬바탕" w:hAnsi="함초롬바탕" w:cs="함초롬바탕" w:hint="eastAsia"/>
          <w:sz w:val="20"/>
        </w:rPr>
        <w:t>/사물인터넷/스마트센서가 결합</w:t>
      </w:r>
      <w:r>
        <w:rPr>
          <w:rFonts w:ascii="함초롬바탕" w:eastAsia="함초롬바탕" w:hAnsi="함초롬바탕" w:cs="함초롬바탕" w:hint="eastAsia"/>
          <w:sz w:val="20"/>
        </w:rPr>
        <w:t>을 통해</w:t>
      </w:r>
      <w:r w:rsidRPr="00E65612">
        <w:rPr>
          <w:rFonts w:ascii="함초롬바탕" w:eastAsia="함초롬바탕" w:hAnsi="함초롬바탕" w:cs="함초롬바탕" w:hint="eastAsia"/>
          <w:sz w:val="20"/>
        </w:rPr>
        <w:t xml:space="preserve"> 인공지능의 </w:t>
      </w:r>
      <w:r>
        <w:rPr>
          <w:rFonts w:ascii="함초롬바탕" w:eastAsia="함초롬바탕" w:hAnsi="함초롬바탕" w:cs="함초롬바탕" w:hint="eastAsia"/>
          <w:sz w:val="20"/>
        </w:rPr>
        <w:t>판단에 기반한</w:t>
      </w:r>
      <w:r w:rsidRPr="00E65612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의사 결정</w:t>
      </w:r>
      <w:r w:rsidRPr="00E65612">
        <w:rPr>
          <w:rFonts w:ascii="함초롬바탕" w:eastAsia="함초롬바탕" w:hAnsi="함초롬바탕" w:cs="함초롬바탕" w:hint="eastAsia"/>
          <w:sz w:val="20"/>
        </w:rPr>
        <w:t xml:space="preserve"> 파라다임으로 </w:t>
      </w:r>
      <w:r>
        <w:rPr>
          <w:rFonts w:ascii="함초롬바탕" w:eastAsia="함초롬바탕" w:hAnsi="함초롬바탕" w:cs="함초롬바탕" w:hint="eastAsia"/>
          <w:sz w:val="20"/>
        </w:rPr>
        <w:t>기술 변화가 기대된다.</w:t>
      </w:r>
    </w:p>
    <w:p w14:paraId="5E5C872B" w14:textId="77777777" w:rsidR="008228E8" w:rsidRDefault="008228E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1EBA667F" w14:textId="77777777" w:rsidR="008228E8" w:rsidRPr="008228E8" w:rsidRDefault="008228E8" w:rsidP="008228E8">
      <w:pPr>
        <w:rPr>
          <w:rFonts w:ascii="함초롬바탕" w:eastAsia="함초롬바탕" w:hAnsi="함초롬바탕" w:cs="함초롬바탕"/>
          <w:b/>
        </w:rPr>
      </w:pPr>
      <w:r w:rsidRPr="008228E8">
        <w:rPr>
          <w:rFonts w:ascii="함초롬바탕" w:eastAsia="함초롬바탕" w:hAnsi="함초롬바탕" w:cs="함초롬바탕" w:hint="eastAsia"/>
          <w:b/>
        </w:rPr>
        <w:lastRenderedPageBreak/>
        <w:t>학습 결과</w:t>
      </w:r>
    </w:p>
    <w:p w14:paraId="6FFAE2DC" w14:textId="77777777" w:rsidR="008228E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학습 내용</w:t>
      </w:r>
    </w:p>
    <w:p w14:paraId="06DE1221" w14:textId="6B5A04A0" w:rsidR="008228E8" w:rsidRDefault="008228E8" w:rsidP="008228E8">
      <w:pPr>
        <w:pStyle w:val="a5"/>
        <w:ind w:leftChars="0" w:left="426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t>4</w:t>
      </w:r>
      <w:r>
        <w:rPr>
          <w:rFonts w:ascii="함초롬바탕" w:eastAsia="함초롬바탕" w:hAnsi="함초롬바탕" w:cs="함초롬바탕" w:hint="eastAsia"/>
          <w:sz w:val="20"/>
        </w:rPr>
        <w:t>찬 산업 시대에서 화공산업의 미래 대응 및 변화 트렌드 익히기</w:t>
      </w:r>
      <w:r w:rsidR="004076D7">
        <w:rPr>
          <w:rFonts w:ascii="함초롬바탕" w:eastAsia="함초롬바탕" w:hAnsi="함초롬바탕" w:cs="함초롬바탕" w:hint="eastAsia"/>
          <w:sz w:val="20"/>
        </w:rPr>
        <w:t>.</w:t>
      </w:r>
    </w:p>
    <w:p w14:paraId="106A2760" w14:textId="77777777" w:rsidR="008228E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학습 결과 확인하기</w:t>
      </w:r>
    </w:p>
    <w:p w14:paraId="537547DE" w14:textId="2FBF571B" w:rsidR="008228E8" w:rsidRDefault="008228E8" w:rsidP="008228E8">
      <w:pPr>
        <w:pStyle w:val="a5"/>
        <w:ind w:leftChars="0" w:left="426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화공 산업 혁신에 필요한 주요 인공지능 기술 및 적용 효과 익히기.</w:t>
      </w:r>
    </w:p>
    <w:p w14:paraId="5553001D" w14:textId="77777777" w:rsidR="008228E8" w:rsidRPr="00314D06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="함초롬바탕" w:eastAsia="함초롬바탕" w:hAnsi="함초롬바탕" w:cs="함초롬바탕"/>
          <w:sz w:val="20"/>
        </w:rPr>
      </w:pPr>
      <w:r w:rsidRPr="00314D06">
        <w:rPr>
          <w:rFonts w:ascii="함초롬바탕" w:eastAsia="함초롬바탕" w:hAnsi="함초롬바탕" w:cs="함초롬바탕" w:hint="eastAsia"/>
          <w:sz w:val="20"/>
        </w:rPr>
        <w:t>학습 결과 응</w:t>
      </w:r>
      <w:r>
        <w:rPr>
          <w:rFonts w:ascii="함초롬바탕" w:eastAsia="함초롬바탕" w:hAnsi="함초롬바탕" w:cs="함초롬바탕" w:hint="eastAsia"/>
          <w:sz w:val="20"/>
        </w:rPr>
        <w:t>용</w:t>
      </w:r>
      <w:r w:rsidRPr="00314D06">
        <w:rPr>
          <w:rFonts w:ascii="함초롬바탕" w:eastAsia="함초롬바탕" w:hAnsi="함초롬바탕" w:cs="함초롬바탕" w:hint="eastAsia"/>
          <w:sz w:val="20"/>
        </w:rPr>
        <w:t>하기</w:t>
      </w:r>
    </w:p>
    <w:p w14:paraId="6C384B06" w14:textId="3C73A007" w:rsidR="008228E8" w:rsidRDefault="008228E8" w:rsidP="008228E8">
      <w:pPr>
        <w:pStyle w:val="a5"/>
        <w:ind w:leftChars="0" w:left="426"/>
        <w:rPr>
          <w:rFonts w:ascii="함초롬바탕" w:eastAsia="함초롬바탕" w:hAnsi="함초롬바탕" w:cs="함초롬바탕"/>
          <w:sz w:val="20"/>
        </w:rPr>
      </w:pPr>
      <w:r w:rsidRPr="004F7B7C">
        <w:rPr>
          <w:rFonts w:ascii="함초롬바탕" w:eastAsia="함초롬바탕" w:hAnsi="함초롬바탕" w:cs="함초롬바탕" w:hint="eastAsia"/>
          <w:sz w:val="20"/>
        </w:rPr>
        <w:t xml:space="preserve">본 장의 학습내용에 기반해 </w:t>
      </w:r>
      <w:r>
        <w:rPr>
          <w:rFonts w:ascii="함초롬바탕" w:eastAsia="함초롬바탕" w:hAnsi="함초롬바탕" w:cs="함초롬바탕" w:hint="eastAsia"/>
          <w:sz w:val="20"/>
        </w:rPr>
        <w:t xml:space="preserve">국내외 주요 화공기업 중 </w:t>
      </w:r>
      <w:r w:rsidRPr="00A856BA">
        <w:rPr>
          <w:rFonts w:ascii="함초롬바탕" w:eastAsia="함초롬바탕" w:hAnsi="함초롬바탕" w:cs="함초롬바탕" w:hint="eastAsia"/>
          <w:sz w:val="20"/>
        </w:rPr>
        <w:t>인공지능, IoT, 클라우드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등의 융합기술</w:t>
      </w:r>
      <w:r>
        <w:rPr>
          <w:rFonts w:ascii="함초롬바탕" w:eastAsia="함초롬바탕" w:hAnsi="함초롬바탕" w:cs="함초롬바탕" w:hint="eastAsia"/>
          <w:sz w:val="20"/>
        </w:rPr>
        <w:t>을 적용한 사례를 살펴보고,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이러한 신 기술의 선제적 도입 효과를 분석하기.</w:t>
      </w:r>
    </w:p>
    <w:p w14:paraId="431F58E0" w14:textId="77777777" w:rsidR="003E427B" w:rsidRPr="008228E8" w:rsidRDefault="003E427B" w:rsidP="003E427B">
      <w:pPr>
        <w:spacing w:line="240" w:lineRule="auto"/>
        <w:rPr>
          <w:rFonts w:ascii="함초롬바탕" w:eastAsia="함초롬바탕" w:hAnsi="함초롬바탕" w:cs="함초롬바탕"/>
          <w:sz w:val="20"/>
        </w:rPr>
      </w:pPr>
    </w:p>
    <w:p w14:paraId="08793127" w14:textId="5287C7A5" w:rsidR="0047216F" w:rsidRPr="0047216F" w:rsidRDefault="0047216F" w:rsidP="00D06EA2">
      <w:pPr>
        <w:spacing w:line="240" w:lineRule="auto"/>
        <w:rPr>
          <w:rFonts w:asciiTheme="minorHAnsi" w:eastAsiaTheme="minorHAnsi" w:hAnsiTheme="minorHAnsi"/>
          <w:sz w:val="20"/>
        </w:rPr>
      </w:pPr>
    </w:p>
    <w:sectPr w:rsidR="0047216F" w:rsidRPr="0047216F" w:rsidSect="00A6402B">
      <w:footerReference w:type="default" r:id="rId25"/>
      <w:pgSz w:w="10318" w:h="14570" w:code="13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문일" w:date="2022-02-17T15:39:00Z" w:initials="문">
    <w:p w14:paraId="7E32619D" w14:textId="1DB6BEFF" w:rsidR="00F628E7" w:rsidRDefault="00F628E7">
      <w:pPr>
        <w:pStyle w:val="a9"/>
      </w:pPr>
      <w:r>
        <w:rPr>
          <w:rStyle w:val="a8"/>
        </w:rPr>
        <w:annotationRef/>
      </w:r>
      <w:r>
        <w:rPr>
          <w:rFonts w:hint="eastAsia"/>
        </w:rPr>
        <w:t>삭제</w:t>
      </w:r>
    </w:p>
  </w:comment>
  <w:comment w:id="1" w:author="문일" w:date="2022-02-17T15:56:00Z" w:initials="문">
    <w:p w14:paraId="426F4D51" w14:textId="77777777" w:rsidR="00007BBF" w:rsidRDefault="00007BBF">
      <w:pPr>
        <w:pStyle w:val="a9"/>
      </w:pPr>
      <w:r>
        <w:rPr>
          <w:rStyle w:val="a8"/>
        </w:rPr>
        <w:annotationRef/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접하는</w:t>
      </w:r>
      <w:r>
        <w:rPr>
          <w:rFonts w:hint="eastAsia"/>
        </w:rPr>
        <w:t xml:space="preserve"> </w:t>
      </w:r>
      <w:r>
        <w:rPr>
          <w:rFonts w:hint="eastAsia"/>
        </w:rPr>
        <w:t>학생에게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생소한</w:t>
      </w:r>
      <w:r>
        <w:rPr>
          <w:rFonts w:hint="eastAsia"/>
        </w:rPr>
        <w:t xml:space="preserve"> </w:t>
      </w:r>
      <w:r>
        <w:rPr>
          <w:rFonts w:hint="eastAsia"/>
        </w:rPr>
        <w:t>단어를</w:t>
      </w:r>
      <w:r>
        <w:rPr>
          <w:rFonts w:hint="eastAsia"/>
        </w:rPr>
        <w:t xml:space="preserve"> </w:t>
      </w:r>
      <w:r>
        <w:rPr>
          <w:rFonts w:hint="eastAsia"/>
        </w:rPr>
        <w:t>소개함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신단어는</w:t>
      </w:r>
      <w:r>
        <w:rPr>
          <w:rFonts w:hint="eastAsia"/>
        </w:rPr>
        <w:t xml:space="preserve"> </w:t>
      </w:r>
      <w:r>
        <w:rPr>
          <w:rFonts w:hint="eastAsia"/>
        </w:rPr>
        <w:t>줄이고</w:t>
      </w:r>
      <w:r>
        <w:rPr>
          <w:rFonts w:hint="eastAsia"/>
        </w:rPr>
        <w:t xml:space="preserve"> </w:t>
      </w:r>
      <w:r>
        <w:rPr>
          <w:rFonts w:hint="eastAsia"/>
        </w:rPr>
        <w:t>흐름의</w:t>
      </w:r>
      <w:r>
        <w:rPr>
          <w:rFonts w:hint="eastAsia"/>
        </w:rPr>
        <w:t xml:space="preserve"> </w:t>
      </w:r>
      <w:r>
        <w:rPr>
          <w:rFonts w:hint="eastAsia"/>
        </w:rPr>
        <w:t>맥락을</w:t>
      </w:r>
      <w:r>
        <w:rPr>
          <w:rFonts w:hint="eastAsia"/>
        </w:rPr>
        <w:t xml:space="preserve"> </w:t>
      </w:r>
      <w:r>
        <w:rPr>
          <w:rFonts w:hint="eastAsia"/>
        </w:rPr>
        <w:t>설명하는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좋겠음</w:t>
      </w:r>
    </w:p>
    <w:p w14:paraId="1C69A5C3" w14:textId="0471EB08" w:rsidR="003C175C" w:rsidRDefault="003C175C">
      <w:pPr>
        <w:pStyle w:val="a9"/>
        <w:rPr>
          <w:rFonts w:hint="eastAsia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어려워서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</w:p>
  </w:comment>
  <w:comment w:id="4" w:author="문일" w:date="2022-02-17T15:39:00Z" w:initials="문">
    <w:p w14:paraId="7A6A3FFD" w14:textId="12DF3711" w:rsidR="00F628E7" w:rsidRDefault="00F628E7">
      <w:pPr>
        <w:pStyle w:val="a9"/>
      </w:pPr>
      <w:r>
        <w:rPr>
          <w:rStyle w:val="a8"/>
        </w:rPr>
        <w:annotationRef/>
      </w:r>
      <w:r>
        <w:rPr>
          <w:rFonts w:hint="eastAsia"/>
        </w:rPr>
        <w:t>의미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그림으로</w:t>
      </w:r>
    </w:p>
  </w:comment>
  <w:comment w:id="11" w:author="문일" w:date="2022-02-17T15:55:00Z" w:initials="문">
    <w:p w14:paraId="2BEDF900" w14:textId="2295E635" w:rsidR="00007BBF" w:rsidRDefault="00007BBF">
      <w:pPr>
        <w:pStyle w:val="a9"/>
      </w:pPr>
      <w:r>
        <w:rPr>
          <w:rStyle w:val="a8"/>
        </w:rPr>
        <w:annotationRef/>
      </w:r>
      <w:r>
        <w:rPr>
          <w:rFonts w:hint="eastAsia"/>
        </w:rPr>
        <w:t>5</w:t>
      </w:r>
      <w:r>
        <w:rPr>
          <w:rFonts w:hint="eastAsia"/>
        </w:rPr>
        <w:t>단계가</w:t>
      </w:r>
      <w:r>
        <w:rPr>
          <w:rFonts w:hint="eastAsia"/>
        </w:rPr>
        <w:t xml:space="preserve"> </w:t>
      </w:r>
      <w:r>
        <w:rPr>
          <w:rFonts w:hint="eastAsia"/>
        </w:rPr>
        <w:t>넘고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설명과</w:t>
      </w:r>
      <w:r>
        <w:rPr>
          <w:rFonts w:hint="eastAsia"/>
        </w:rPr>
        <w:t xml:space="preserve"> </w:t>
      </w:r>
      <w:r>
        <w:rPr>
          <w:rFonts w:hint="eastAsia"/>
        </w:rPr>
        <w:t>불일치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32619D" w15:done="0"/>
  <w15:commentEx w15:paraId="1C69A5C3" w15:done="0"/>
  <w15:commentEx w15:paraId="7A6A3FFD" w15:done="0"/>
  <w15:commentEx w15:paraId="2BEDF9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8EAAC" w16cex:dateUtc="2022-02-17T06:39:00Z"/>
  <w16cex:commentExtensible w16cex:durableId="25B8EEC7" w16cex:dateUtc="2022-02-17T06:56:00Z"/>
  <w16cex:commentExtensible w16cex:durableId="25B8EABF" w16cex:dateUtc="2022-02-17T06:39:00Z"/>
  <w16cex:commentExtensible w16cex:durableId="25B8EE58" w16cex:dateUtc="2022-02-17T06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32619D" w16cid:durableId="25B8EAAC"/>
  <w16cid:commentId w16cid:paraId="1C69A5C3" w16cid:durableId="25B8EEC7"/>
  <w16cid:commentId w16cid:paraId="7A6A3FFD" w16cid:durableId="25B8EABF"/>
  <w16cid:commentId w16cid:paraId="2BEDF900" w16cid:durableId="25B8EE5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E7B4A" w14:textId="77777777" w:rsidR="00157FD9" w:rsidRDefault="00157FD9" w:rsidP="00A6402B">
      <w:pPr>
        <w:spacing w:after="0" w:line="240" w:lineRule="auto"/>
      </w:pPr>
      <w:r>
        <w:separator/>
      </w:r>
    </w:p>
  </w:endnote>
  <w:endnote w:type="continuationSeparator" w:id="0">
    <w:p w14:paraId="777FEA54" w14:textId="77777777" w:rsidR="00157FD9" w:rsidRDefault="00157FD9" w:rsidP="00A6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9277631"/>
      <w:docPartObj>
        <w:docPartGallery w:val="Page Numbers (Bottom of Page)"/>
        <w:docPartUnique/>
      </w:docPartObj>
    </w:sdtPr>
    <w:sdtEndPr/>
    <w:sdtContent>
      <w:p w14:paraId="3318866D" w14:textId="17F9D03F" w:rsidR="00B30BA3" w:rsidRDefault="00B30BA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02F" w:rsidRPr="0036002F">
          <w:rPr>
            <w:noProof/>
            <w:lang w:val="ko-KR"/>
          </w:rPr>
          <w:t>2</w:t>
        </w:r>
        <w:r>
          <w:fldChar w:fldCharType="end"/>
        </w:r>
      </w:p>
    </w:sdtContent>
  </w:sdt>
  <w:p w14:paraId="4EE9DF9C" w14:textId="77777777" w:rsidR="00B30BA3" w:rsidRDefault="00B30BA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72342" w14:textId="77777777" w:rsidR="00157FD9" w:rsidRDefault="00157FD9" w:rsidP="00A6402B">
      <w:pPr>
        <w:spacing w:after="0" w:line="240" w:lineRule="auto"/>
      </w:pPr>
      <w:r>
        <w:separator/>
      </w:r>
    </w:p>
  </w:footnote>
  <w:footnote w:type="continuationSeparator" w:id="0">
    <w:p w14:paraId="0794EF9F" w14:textId="77777777" w:rsidR="00157FD9" w:rsidRDefault="00157FD9" w:rsidP="00A6402B">
      <w:pPr>
        <w:spacing w:after="0" w:line="240" w:lineRule="auto"/>
      </w:pPr>
      <w:r>
        <w:continuationSeparator/>
      </w:r>
    </w:p>
  </w:footnote>
  <w:footnote w:id="1">
    <w:p w14:paraId="338666E6" w14:textId="5C2E5942" w:rsidR="00371D9E" w:rsidRDefault="00371D9E">
      <w:pPr>
        <w:pStyle w:val="af"/>
      </w:pPr>
      <w:r w:rsidRPr="00371D9E">
        <w:rPr>
          <w:rStyle w:val="af0"/>
          <w:sz w:val="18"/>
        </w:rPr>
        <w:footnoteRef/>
      </w:r>
      <w:r w:rsidRPr="00371D9E">
        <w:rPr>
          <w:sz w:val="18"/>
        </w:rPr>
        <w:t xml:space="preserve"> </w:t>
      </w:r>
      <w:r w:rsidRPr="00371D9E">
        <w:rPr>
          <w:rFonts w:hint="eastAsia"/>
          <w:sz w:val="18"/>
        </w:rPr>
        <w:t>이러한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이유로</w:t>
      </w:r>
      <w:r w:rsidRPr="00371D9E">
        <w:rPr>
          <w:rFonts w:hint="eastAsia"/>
          <w:sz w:val="18"/>
        </w:rPr>
        <w:t xml:space="preserve"> </w:t>
      </w:r>
      <w:r w:rsidRPr="00371D9E">
        <w:rPr>
          <w:sz w:val="18"/>
        </w:rPr>
        <w:t>4</w:t>
      </w:r>
      <w:r w:rsidRPr="00371D9E">
        <w:rPr>
          <w:rFonts w:hint="eastAsia"/>
          <w:sz w:val="18"/>
        </w:rPr>
        <w:t>차산업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기술을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파괴적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기술</w:t>
      </w:r>
      <w:r w:rsidRPr="00371D9E">
        <w:rPr>
          <w:rFonts w:hint="eastAsia"/>
          <w:sz w:val="18"/>
        </w:rPr>
        <w:t xml:space="preserve"> </w:t>
      </w:r>
      <w:r w:rsidRPr="00371D9E">
        <w:rPr>
          <w:sz w:val="18"/>
        </w:rPr>
        <w:t>(Disruptive technology)</w:t>
      </w:r>
      <w:r w:rsidRPr="00371D9E">
        <w:rPr>
          <w:rFonts w:hint="eastAsia"/>
          <w:sz w:val="18"/>
        </w:rPr>
        <w:t>로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불리운다</w:t>
      </w:r>
      <w:r w:rsidRPr="00371D9E">
        <w:rPr>
          <w:rFonts w:hint="eastAsia"/>
          <w:sz w:val="18"/>
        </w:rPr>
        <w:t>.</w:t>
      </w:r>
      <w:r>
        <w:rPr>
          <w:sz w:val="18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4250"/>
    <w:multiLevelType w:val="hybridMultilevel"/>
    <w:tmpl w:val="7206AA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D61F5B"/>
    <w:multiLevelType w:val="multilevel"/>
    <w:tmpl w:val="3D9A9B56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190A7F"/>
    <w:multiLevelType w:val="hybridMultilevel"/>
    <w:tmpl w:val="1370F58C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E71B0F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8A58C0"/>
    <w:multiLevelType w:val="hybridMultilevel"/>
    <w:tmpl w:val="09A0BCB4"/>
    <w:lvl w:ilvl="0" w:tplc="20C8E96A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9A449C"/>
    <w:multiLevelType w:val="multilevel"/>
    <w:tmpl w:val="8250D106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16137FA6"/>
    <w:multiLevelType w:val="hybridMultilevel"/>
    <w:tmpl w:val="A9C68F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3F2146"/>
    <w:multiLevelType w:val="multilevel"/>
    <w:tmpl w:val="13CAB3EA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17567A65"/>
    <w:multiLevelType w:val="multilevel"/>
    <w:tmpl w:val="731EA40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9174C7"/>
    <w:multiLevelType w:val="hybridMultilevel"/>
    <w:tmpl w:val="0430F700"/>
    <w:lvl w:ilvl="0" w:tplc="3E4E8288">
      <w:start w:val="1"/>
      <w:numFmt w:val="decimal"/>
      <w:lvlText w:val="%1장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0" w15:restartNumberingAfterBreak="0">
    <w:nsid w:val="1BDE388E"/>
    <w:multiLevelType w:val="hybridMultilevel"/>
    <w:tmpl w:val="9A1EF1A0"/>
    <w:lvl w:ilvl="0" w:tplc="9260D50E">
      <w:numFmt w:val="bullet"/>
      <w:lvlText w:val="·"/>
      <w:lvlJc w:val="left"/>
      <w:pPr>
        <w:ind w:left="80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CB91253"/>
    <w:multiLevelType w:val="hybridMultilevel"/>
    <w:tmpl w:val="70D8B1E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04540B9"/>
    <w:multiLevelType w:val="hybridMultilevel"/>
    <w:tmpl w:val="6BD64D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1A90FF4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F06E42"/>
    <w:multiLevelType w:val="hybridMultilevel"/>
    <w:tmpl w:val="63067D7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46F6B95"/>
    <w:multiLevelType w:val="hybridMultilevel"/>
    <w:tmpl w:val="7256E6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2252B2"/>
    <w:multiLevelType w:val="hybridMultilevel"/>
    <w:tmpl w:val="595ED618"/>
    <w:lvl w:ilvl="0" w:tplc="12C8F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A7F01AC"/>
    <w:multiLevelType w:val="multilevel"/>
    <w:tmpl w:val="AE4648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B976FFA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F93546C"/>
    <w:multiLevelType w:val="hybridMultilevel"/>
    <w:tmpl w:val="C868D118"/>
    <w:lvl w:ilvl="0" w:tplc="E58CB8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3975A1E"/>
    <w:multiLevelType w:val="hybridMultilevel"/>
    <w:tmpl w:val="EF74DFF6"/>
    <w:lvl w:ilvl="0" w:tplc="84FAFC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ACF4763"/>
    <w:multiLevelType w:val="multilevel"/>
    <w:tmpl w:val="D140FD1A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1C21DE"/>
    <w:multiLevelType w:val="multilevel"/>
    <w:tmpl w:val="E146C0B4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56917E8"/>
    <w:multiLevelType w:val="hybridMultilevel"/>
    <w:tmpl w:val="1D84D62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6FF233C2">
      <w:numFmt w:val="bullet"/>
      <w:lvlText w:val="·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6C52902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74D691E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BD07B54"/>
    <w:multiLevelType w:val="hybridMultilevel"/>
    <w:tmpl w:val="08A0646E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7049C6"/>
    <w:multiLevelType w:val="hybridMultilevel"/>
    <w:tmpl w:val="A4606CBA"/>
    <w:lvl w:ilvl="0" w:tplc="4E14EEC6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0253F86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07B1071"/>
    <w:multiLevelType w:val="hybridMultilevel"/>
    <w:tmpl w:val="669A8224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6F45AC6"/>
    <w:multiLevelType w:val="hybridMultilevel"/>
    <w:tmpl w:val="9E6ADEA0"/>
    <w:lvl w:ilvl="0" w:tplc="2C0290F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27E09C1"/>
    <w:multiLevelType w:val="hybridMultilevel"/>
    <w:tmpl w:val="0C741540"/>
    <w:lvl w:ilvl="0" w:tplc="9260D50E">
      <w:numFmt w:val="bullet"/>
      <w:lvlText w:val="·"/>
      <w:lvlJc w:val="left"/>
      <w:pPr>
        <w:ind w:left="80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2D51606"/>
    <w:multiLevelType w:val="multilevel"/>
    <w:tmpl w:val="128E28D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CF0544F"/>
    <w:multiLevelType w:val="hybridMultilevel"/>
    <w:tmpl w:val="3ED4952C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E5E22F6"/>
    <w:multiLevelType w:val="hybridMultilevel"/>
    <w:tmpl w:val="58984054"/>
    <w:lvl w:ilvl="0" w:tplc="2A6826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32"/>
  </w:num>
  <w:num w:numId="2">
    <w:abstractNumId w:val="5"/>
  </w:num>
  <w:num w:numId="3">
    <w:abstractNumId w:val="16"/>
  </w:num>
  <w:num w:numId="4">
    <w:abstractNumId w:val="7"/>
  </w:num>
  <w:num w:numId="5">
    <w:abstractNumId w:val="20"/>
  </w:num>
  <w:num w:numId="6">
    <w:abstractNumId w:val="21"/>
  </w:num>
  <w:num w:numId="7">
    <w:abstractNumId w:val="0"/>
  </w:num>
  <w:num w:numId="8">
    <w:abstractNumId w:val="35"/>
  </w:num>
  <w:num w:numId="9">
    <w:abstractNumId w:val="11"/>
  </w:num>
  <w:num w:numId="10">
    <w:abstractNumId w:val="6"/>
  </w:num>
  <w:num w:numId="11">
    <w:abstractNumId w:val="29"/>
  </w:num>
  <w:num w:numId="12">
    <w:abstractNumId w:val="19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7"/>
  </w:num>
  <w:num w:numId="15">
    <w:abstractNumId w:val="3"/>
  </w:num>
  <w:num w:numId="16">
    <w:abstractNumId w:val="30"/>
  </w:num>
  <w:num w:numId="17">
    <w:abstractNumId w:val="18"/>
  </w:num>
  <w:num w:numId="18">
    <w:abstractNumId w:val="12"/>
  </w:num>
  <w:num w:numId="19">
    <w:abstractNumId w:val="25"/>
  </w:num>
  <w:num w:numId="20">
    <w:abstractNumId w:val="14"/>
  </w:num>
  <w:num w:numId="21">
    <w:abstractNumId w:val="4"/>
  </w:num>
  <w:num w:numId="22">
    <w:abstractNumId w:val="13"/>
  </w:num>
  <w:num w:numId="23">
    <w:abstractNumId w:val="1"/>
  </w:num>
  <w:num w:numId="24">
    <w:abstractNumId w:val="23"/>
  </w:num>
  <w:num w:numId="25">
    <w:abstractNumId w:val="24"/>
  </w:num>
  <w:num w:numId="26">
    <w:abstractNumId w:val="28"/>
  </w:num>
  <w:num w:numId="27">
    <w:abstractNumId w:val="2"/>
  </w:num>
  <w:num w:numId="28">
    <w:abstractNumId w:val="31"/>
  </w:num>
  <w:num w:numId="29">
    <w:abstractNumId w:val="10"/>
  </w:num>
  <w:num w:numId="30">
    <w:abstractNumId w:val="15"/>
  </w:num>
  <w:num w:numId="31">
    <w:abstractNumId w:val="33"/>
  </w:num>
  <w:num w:numId="32">
    <w:abstractNumId w:val="34"/>
  </w:num>
  <w:num w:numId="33">
    <w:abstractNumId w:val="17"/>
  </w:num>
  <w:num w:numId="34">
    <w:abstractNumId w:val="8"/>
  </w:num>
  <w:num w:numId="35">
    <w:abstractNumId w:val="9"/>
  </w:num>
  <w:num w:numId="36">
    <w:abstractNumId w:val="26"/>
  </w:num>
  <w:num w:numId="37">
    <w:abstractNumId w:val="3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문일">
    <w15:presenceInfo w15:providerId="None" w15:userId="문일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7C4"/>
    <w:rsid w:val="00001498"/>
    <w:rsid w:val="00001DEE"/>
    <w:rsid w:val="0000349E"/>
    <w:rsid w:val="000035C7"/>
    <w:rsid w:val="000047C4"/>
    <w:rsid w:val="00006F06"/>
    <w:rsid w:val="000070F3"/>
    <w:rsid w:val="00007BBF"/>
    <w:rsid w:val="00007F5D"/>
    <w:rsid w:val="00012F44"/>
    <w:rsid w:val="00013503"/>
    <w:rsid w:val="00014086"/>
    <w:rsid w:val="00020BE4"/>
    <w:rsid w:val="000219B9"/>
    <w:rsid w:val="00022B56"/>
    <w:rsid w:val="00023049"/>
    <w:rsid w:val="0002361B"/>
    <w:rsid w:val="00024DB1"/>
    <w:rsid w:val="00026EFF"/>
    <w:rsid w:val="000273D1"/>
    <w:rsid w:val="0003044A"/>
    <w:rsid w:val="000364F0"/>
    <w:rsid w:val="00037F09"/>
    <w:rsid w:val="000419E9"/>
    <w:rsid w:val="00047F21"/>
    <w:rsid w:val="000507C8"/>
    <w:rsid w:val="00052463"/>
    <w:rsid w:val="00053570"/>
    <w:rsid w:val="000555B3"/>
    <w:rsid w:val="000578AA"/>
    <w:rsid w:val="00057DF2"/>
    <w:rsid w:val="00061924"/>
    <w:rsid w:val="00062565"/>
    <w:rsid w:val="0006273B"/>
    <w:rsid w:val="00064DBD"/>
    <w:rsid w:val="00064F23"/>
    <w:rsid w:val="00077B6C"/>
    <w:rsid w:val="000803CD"/>
    <w:rsid w:val="000834BB"/>
    <w:rsid w:val="00083BA7"/>
    <w:rsid w:val="00084657"/>
    <w:rsid w:val="00090C31"/>
    <w:rsid w:val="00094F82"/>
    <w:rsid w:val="000956A1"/>
    <w:rsid w:val="00097041"/>
    <w:rsid w:val="00097E70"/>
    <w:rsid w:val="000A220A"/>
    <w:rsid w:val="000A2F6A"/>
    <w:rsid w:val="000A3037"/>
    <w:rsid w:val="000A47D1"/>
    <w:rsid w:val="000A75F6"/>
    <w:rsid w:val="000B3006"/>
    <w:rsid w:val="000B5F9A"/>
    <w:rsid w:val="000B6727"/>
    <w:rsid w:val="000B734A"/>
    <w:rsid w:val="000C3F08"/>
    <w:rsid w:val="000C522B"/>
    <w:rsid w:val="000C64D0"/>
    <w:rsid w:val="000D4809"/>
    <w:rsid w:val="000D607B"/>
    <w:rsid w:val="000D6162"/>
    <w:rsid w:val="000E1D6A"/>
    <w:rsid w:val="000E7CB0"/>
    <w:rsid w:val="000F120E"/>
    <w:rsid w:val="000F1C21"/>
    <w:rsid w:val="000F1F35"/>
    <w:rsid w:val="000F7261"/>
    <w:rsid w:val="000F7F9A"/>
    <w:rsid w:val="0010094E"/>
    <w:rsid w:val="00100C46"/>
    <w:rsid w:val="00100D1A"/>
    <w:rsid w:val="001016B6"/>
    <w:rsid w:val="00106C8A"/>
    <w:rsid w:val="001107EC"/>
    <w:rsid w:val="001127B1"/>
    <w:rsid w:val="0011444E"/>
    <w:rsid w:val="00115EF3"/>
    <w:rsid w:val="001164F0"/>
    <w:rsid w:val="00120042"/>
    <w:rsid w:val="00125B73"/>
    <w:rsid w:val="001262AB"/>
    <w:rsid w:val="001274AC"/>
    <w:rsid w:val="00127F67"/>
    <w:rsid w:val="00130C92"/>
    <w:rsid w:val="0013107E"/>
    <w:rsid w:val="0013202F"/>
    <w:rsid w:val="0013282E"/>
    <w:rsid w:val="00134A65"/>
    <w:rsid w:val="00135951"/>
    <w:rsid w:val="00136C32"/>
    <w:rsid w:val="00137B45"/>
    <w:rsid w:val="001405DF"/>
    <w:rsid w:val="001418E0"/>
    <w:rsid w:val="00141910"/>
    <w:rsid w:val="001423E8"/>
    <w:rsid w:val="0014597B"/>
    <w:rsid w:val="00146280"/>
    <w:rsid w:val="0014720B"/>
    <w:rsid w:val="00150080"/>
    <w:rsid w:val="0015010F"/>
    <w:rsid w:val="00153688"/>
    <w:rsid w:val="00153831"/>
    <w:rsid w:val="00156494"/>
    <w:rsid w:val="00157FD9"/>
    <w:rsid w:val="0016293E"/>
    <w:rsid w:val="001629D2"/>
    <w:rsid w:val="00162C3B"/>
    <w:rsid w:val="00163FD6"/>
    <w:rsid w:val="001647B8"/>
    <w:rsid w:val="00164878"/>
    <w:rsid w:val="001670F4"/>
    <w:rsid w:val="0017257C"/>
    <w:rsid w:val="001737A5"/>
    <w:rsid w:val="001756B6"/>
    <w:rsid w:val="00175E74"/>
    <w:rsid w:val="00181376"/>
    <w:rsid w:val="001815AD"/>
    <w:rsid w:val="00181ACD"/>
    <w:rsid w:val="00181DD2"/>
    <w:rsid w:val="001828C7"/>
    <w:rsid w:val="00183B3A"/>
    <w:rsid w:val="001912B1"/>
    <w:rsid w:val="00191BC5"/>
    <w:rsid w:val="00191D9B"/>
    <w:rsid w:val="00192404"/>
    <w:rsid w:val="0019663B"/>
    <w:rsid w:val="00197551"/>
    <w:rsid w:val="001A3E88"/>
    <w:rsid w:val="001A573C"/>
    <w:rsid w:val="001A61FB"/>
    <w:rsid w:val="001A6692"/>
    <w:rsid w:val="001A6F35"/>
    <w:rsid w:val="001B608E"/>
    <w:rsid w:val="001C5D95"/>
    <w:rsid w:val="001C66F0"/>
    <w:rsid w:val="001C6BAA"/>
    <w:rsid w:val="001D1EF2"/>
    <w:rsid w:val="001D2E86"/>
    <w:rsid w:val="001D3CD9"/>
    <w:rsid w:val="001D3D08"/>
    <w:rsid w:val="001E078A"/>
    <w:rsid w:val="001E0E95"/>
    <w:rsid w:val="001E1CCC"/>
    <w:rsid w:val="001E3186"/>
    <w:rsid w:val="001E60B3"/>
    <w:rsid w:val="001F15EB"/>
    <w:rsid w:val="001F2418"/>
    <w:rsid w:val="001F2A89"/>
    <w:rsid w:val="001F307D"/>
    <w:rsid w:val="002007D9"/>
    <w:rsid w:val="002016A5"/>
    <w:rsid w:val="00203325"/>
    <w:rsid w:val="002036F6"/>
    <w:rsid w:val="00204C66"/>
    <w:rsid w:val="00207BBE"/>
    <w:rsid w:val="00207DD8"/>
    <w:rsid w:val="00210011"/>
    <w:rsid w:val="002103E1"/>
    <w:rsid w:val="00214CB4"/>
    <w:rsid w:val="0021773E"/>
    <w:rsid w:val="00217954"/>
    <w:rsid w:val="00224B02"/>
    <w:rsid w:val="002307C8"/>
    <w:rsid w:val="00230D2C"/>
    <w:rsid w:val="002408C4"/>
    <w:rsid w:val="0024248E"/>
    <w:rsid w:val="00243169"/>
    <w:rsid w:val="002512D2"/>
    <w:rsid w:val="002513C5"/>
    <w:rsid w:val="00253624"/>
    <w:rsid w:val="002538A9"/>
    <w:rsid w:val="00255B27"/>
    <w:rsid w:val="00255F9B"/>
    <w:rsid w:val="002563F9"/>
    <w:rsid w:val="00257508"/>
    <w:rsid w:val="00261833"/>
    <w:rsid w:val="00262998"/>
    <w:rsid w:val="0026414F"/>
    <w:rsid w:val="002651AA"/>
    <w:rsid w:val="002676E5"/>
    <w:rsid w:val="002710A8"/>
    <w:rsid w:val="00273119"/>
    <w:rsid w:val="002731B6"/>
    <w:rsid w:val="002732D1"/>
    <w:rsid w:val="00273949"/>
    <w:rsid w:val="00277209"/>
    <w:rsid w:val="00282E67"/>
    <w:rsid w:val="00282F18"/>
    <w:rsid w:val="002849B8"/>
    <w:rsid w:val="00284CBB"/>
    <w:rsid w:val="00286BEE"/>
    <w:rsid w:val="00287B26"/>
    <w:rsid w:val="00290335"/>
    <w:rsid w:val="002908D1"/>
    <w:rsid w:val="00292669"/>
    <w:rsid w:val="00293191"/>
    <w:rsid w:val="00295225"/>
    <w:rsid w:val="00295558"/>
    <w:rsid w:val="0029658D"/>
    <w:rsid w:val="00297DF2"/>
    <w:rsid w:val="002A0E8A"/>
    <w:rsid w:val="002A2283"/>
    <w:rsid w:val="002A491B"/>
    <w:rsid w:val="002A64D8"/>
    <w:rsid w:val="002A67EB"/>
    <w:rsid w:val="002A6E1D"/>
    <w:rsid w:val="002A73D2"/>
    <w:rsid w:val="002B014C"/>
    <w:rsid w:val="002B13D3"/>
    <w:rsid w:val="002B198D"/>
    <w:rsid w:val="002B5A53"/>
    <w:rsid w:val="002B64E5"/>
    <w:rsid w:val="002C15DE"/>
    <w:rsid w:val="002C3F4D"/>
    <w:rsid w:val="002C4520"/>
    <w:rsid w:val="002C57CB"/>
    <w:rsid w:val="002C729C"/>
    <w:rsid w:val="002D07A3"/>
    <w:rsid w:val="002D0EA2"/>
    <w:rsid w:val="002D2EB1"/>
    <w:rsid w:val="002D3D3A"/>
    <w:rsid w:val="002E239E"/>
    <w:rsid w:val="002E51E9"/>
    <w:rsid w:val="002F1289"/>
    <w:rsid w:val="002F13BE"/>
    <w:rsid w:val="002F5969"/>
    <w:rsid w:val="002F7916"/>
    <w:rsid w:val="00301B7E"/>
    <w:rsid w:val="00301BA6"/>
    <w:rsid w:val="0030291D"/>
    <w:rsid w:val="00302E61"/>
    <w:rsid w:val="003051FF"/>
    <w:rsid w:val="003068E8"/>
    <w:rsid w:val="0031015B"/>
    <w:rsid w:val="0031071E"/>
    <w:rsid w:val="00311E2C"/>
    <w:rsid w:val="003133F2"/>
    <w:rsid w:val="00313CA2"/>
    <w:rsid w:val="00314B4C"/>
    <w:rsid w:val="00315240"/>
    <w:rsid w:val="00315B34"/>
    <w:rsid w:val="00316ED8"/>
    <w:rsid w:val="0031796B"/>
    <w:rsid w:val="00327B01"/>
    <w:rsid w:val="003342AD"/>
    <w:rsid w:val="00334B2B"/>
    <w:rsid w:val="003352BD"/>
    <w:rsid w:val="0033578C"/>
    <w:rsid w:val="00337727"/>
    <w:rsid w:val="00341A2E"/>
    <w:rsid w:val="00345FBC"/>
    <w:rsid w:val="00347314"/>
    <w:rsid w:val="0035142F"/>
    <w:rsid w:val="00352799"/>
    <w:rsid w:val="003531D2"/>
    <w:rsid w:val="00355724"/>
    <w:rsid w:val="00356EF4"/>
    <w:rsid w:val="0036002F"/>
    <w:rsid w:val="00361AEA"/>
    <w:rsid w:val="0036223B"/>
    <w:rsid w:val="0036785C"/>
    <w:rsid w:val="00370213"/>
    <w:rsid w:val="00371D9E"/>
    <w:rsid w:val="00377B85"/>
    <w:rsid w:val="00377C2D"/>
    <w:rsid w:val="0038141D"/>
    <w:rsid w:val="0038234D"/>
    <w:rsid w:val="00382B5B"/>
    <w:rsid w:val="00384AA2"/>
    <w:rsid w:val="00385716"/>
    <w:rsid w:val="003872AD"/>
    <w:rsid w:val="0039150D"/>
    <w:rsid w:val="00392174"/>
    <w:rsid w:val="00396683"/>
    <w:rsid w:val="00396F0B"/>
    <w:rsid w:val="003A0FB0"/>
    <w:rsid w:val="003A12B9"/>
    <w:rsid w:val="003A15A4"/>
    <w:rsid w:val="003A343A"/>
    <w:rsid w:val="003A53A2"/>
    <w:rsid w:val="003A5566"/>
    <w:rsid w:val="003A57D0"/>
    <w:rsid w:val="003A6008"/>
    <w:rsid w:val="003A6568"/>
    <w:rsid w:val="003B3102"/>
    <w:rsid w:val="003B3629"/>
    <w:rsid w:val="003B522E"/>
    <w:rsid w:val="003B74C4"/>
    <w:rsid w:val="003C175C"/>
    <w:rsid w:val="003C6209"/>
    <w:rsid w:val="003C744D"/>
    <w:rsid w:val="003C7CA3"/>
    <w:rsid w:val="003D2D5F"/>
    <w:rsid w:val="003D4D47"/>
    <w:rsid w:val="003D559E"/>
    <w:rsid w:val="003D56A6"/>
    <w:rsid w:val="003D657F"/>
    <w:rsid w:val="003D7EEE"/>
    <w:rsid w:val="003E0540"/>
    <w:rsid w:val="003E200F"/>
    <w:rsid w:val="003E427B"/>
    <w:rsid w:val="003F13BE"/>
    <w:rsid w:val="003F25F5"/>
    <w:rsid w:val="003F4319"/>
    <w:rsid w:val="003F4DA6"/>
    <w:rsid w:val="003F5A14"/>
    <w:rsid w:val="003F7A44"/>
    <w:rsid w:val="00402A16"/>
    <w:rsid w:val="00402F65"/>
    <w:rsid w:val="0040715D"/>
    <w:rsid w:val="00407668"/>
    <w:rsid w:val="004076D7"/>
    <w:rsid w:val="00411235"/>
    <w:rsid w:val="00412225"/>
    <w:rsid w:val="00413B7A"/>
    <w:rsid w:val="0041469A"/>
    <w:rsid w:val="0041726C"/>
    <w:rsid w:val="004175E4"/>
    <w:rsid w:val="00422685"/>
    <w:rsid w:val="0042394E"/>
    <w:rsid w:val="00425F0D"/>
    <w:rsid w:val="00426CC6"/>
    <w:rsid w:val="00437CBC"/>
    <w:rsid w:val="004412D4"/>
    <w:rsid w:val="00441B46"/>
    <w:rsid w:val="00442671"/>
    <w:rsid w:val="00442D47"/>
    <w:rsid w:val="004446CA"/>
    <w:rsid w:val="0044583A"/>
    <w:rsid w:val="00451815"/>
    <w:rsid w:val="004556B2"/>
    <w:rsid w:val="00456254"/>
    <w:rsid w:val="004573A4"/>
    <w:rsid w:val="004614FE"/>
    <w:rsid w:val="00464DC4"/>
    <w:rsid w:val="00465EC3"/>
    <w:rsid w:val="00466821"/>
    <w:rsid w:val="00466BD0"/>
    <w:rsid w:val="00470121"/>
    <w:rsid w:val="00470633"/>
    <w:rsid w:val="00470CF9"/>
    <w:rsid w:val="0047136B"/>
    <w:rsid w:val="0047216F"/>
    <w:rsid w:val="00474A8D"/>
    <w:rsid w:val="00474DA5"/>
    <w:rsid w:val="00477B8F"/>
    <w:rsid w:val="00482475"/>
    <w:rsid w:val="00483A75"/>
    <w:rsid w:val="00487299"/>
    <w:rsid w:val="00487585"/>
    <w:rsid w:val="004928EB"/>
    <w:rsid w:val="00494A2C"/>
    <w:rsid w:val="004970CC"/>
    <w:rsid w:val="004A1B6A"/>
    <w:rsid w:val="004A304D"/>
    <w:rsid w:val="004A3607"/>
    <w:rsid w:val="004A4438"/>
    <w:rsid w:val="004A7AF8"/>
    <w:rsid w:val="004B165E"/>
    <w:rsid w:val="004B1FC7"/>
    <w:rsid w:val="004B274B"/>
    <w:rsid w:val="004B4373"/>
    <w:rsid w:val="004B48A1"/>
    <w:rsid w:val="004B7F3B"/>
    <w:rsid w:val="004C31C4"/>
    <w:rsid w:val="004C3F59"/>
    <w:rsid w:val="004C4E92"/>
    <w:rsid w:val="004D5E48"/>
    <w:rsid w:val="004D67EE"/>
    <w:rsid w:val="004D7BB6"/>
    <w:rsid w:val="004D7E14"/>
    <w:rsid w:val="004E1F05"/>
    <w:rsid w:val="004E2A2A"/>
    <w:rsid w:val="004E3285"/>
    <w:rsid w:val="004E3EC6"/>
    <w:rsid w:val="004E419F"/>
    <w:rsid w:val="004E4B2A"/>
    <w:rsid w:val="004E6AD2"/>
    <w:rsid w:val="004E6D99"/>
    <w:rsid w:val="004E7A9F"/>
    <w:rsid w:val="004F0EFF"/>
    <w:rsid w:val="004F11D7"/>
    <w:rsid w:val="004F318F"/>
    <w:rsid w:val="004F3E55"/>
    <w:rsid w:val="004F4227"/>
    <w:rsid w:val="004F4E9A"/>
    <w:rsid w:val="004F5865"/>
    <w:rsid w:val="004F73CE"/>
    <w:rsid w:val="005017AB"/>
    <w:rsid w:val="00501918"/>
    <w:rsid w:val="00504D0A"/>
    <w:rsid w:val="005074E5"/>
    <w:rsid w:val="0051208E"/>
    <w:rsid w:val="00516E14"/>
    <w:rsid w:val="00516FE3"/>
    <w:rsid w:val="0052624B"/>
    <w:rsid w:val="00526C5E"/>
    <w:rsid w:val="00526E77"/>
    <w:rsid w:val="00530A86"/>
    <w:rsid w:val="005317F5"/>
    <w:rsid w:val="00532ED6"/>
    <w:rsid w:val="00533314"/>
    <w:rsid w:val="00534689"/>
    <w:rsid w:val="00536412"/>
    <w:rsid w:val="0054087C"/>
    <w:rsid w:val="00541151"/>
    <w:rsid w:val="0054177C"/>
    <w:rsid w:val="00543B1D"/>
    <w:rsid w:val="0055112F"/>
    <w:rsid w:val="00555D45"/>
    <w:rsid w:val="00556677"/>
    <w:rsid w:val="00557885"/>
    <w:rsid w:val="00557BB3"/>
    <w:rsid w:val="00557BDC"/>
    <w:rsid w:val="00560DD4"/>
    <w:rsid w:val="005620AA"/>
    <w:rsid w:val="00562608"/>
    <w:rsid w:val="00566153"/>
    <w:rsid w:val="005669B4"/>
    <w:rsid w:val="00567627"/>
    <w:rsid w:val="00573077"/>
    <w:rsid w:val="00575B4E"/>
    <w:rsid w:val="005872D3"/>
    <w:rsid w:val="005909CD"/>
    <w:rsid w:val="00592819"/>
    <w:rsid w:val="00592AEC"/>
    <w:rsid w:val="005936B0"/>
    <w:rsid w:val="0059669D"/>
    <w:rsid w:val="005A2A52"/>
    <w:rsid w:val="005A54F2"/>
    <w:rsid w:val="005A62A7"/>
    <w:rsid w:val="005A7AB4"/>
    <w:rsid w:val="005A7EA6"/>
    <w:rsid w:val="005B19F1"/>
    <w:rsid w:val="005B2EE6"/>
    <w:rsid w:val="005B639D"/>
    <w:rsid w:val="005B6C96"/>
    <w:rsid w:val="005B707C"/>
    <w:rsid w:val="005C0E6E"/>
    <w:rsid w:val="005C1035"/>
    <w:rsid w:val="005C5F66"/>
    <w:rsid w:val="005C7BA7"/>
    <w:rsid w:val="005D4A2C"/>
    <w:rsid w:val="005D5938"/>
    <w:rsid w:val="005D74ED"/>
    <w:rsid w:val="005E14FB"/>
    <w:rsid w:val="005E37A6"/>
    <w:rsid w:val="005E399E"/>
    <w:rsid w:val="005E6472"/>
    <w:rsid w:val="005F18A3"/>
    <w:rsid w:val="005F1DE7"/>
    <w:rsid w:val="005F315C"/>
    <w:rsid w:val="005F4868"/>
    <w:rsid w:val="005F6835"/>
    <w:rsid w:val="00600104"/>
    <w:rsid w:val="00600F08"/>
    <w:rsid w:val="006017A0"/>
    <w:rsid w:val="0060439D"/>
    <w:rsid w:val="00604F96"/>
    <w:rsid w:val="006055D3"/>
    <w:rsid w:val="00605836"/>
    <w:rsid w:val="0061164E"/>
    <w:rsid w:val="00620DB3"/>
    <w:rsid w:val="00625440"/>
    <w:rsid w:val="00626708"/>
    <w:rsid w:val="00626F98"/>
    <w:rsid w:val="006306E2"/>
    <w:rsid w:val="00630749"/>
    <w:rsid w:val="00631215"/>
    <w:rsid w:val="006313FD"/>
    <w:rsid w:val="00631E60"/>
    <w:rsid w:val="00635EBD"/>
    <w:rsid w:val="00636CE3"/>
    <w:rsid w:val="00636D35"/>
    <w:rsid w:val="00641A20"/>
    <w:rsid w:val="00641C38"/>
    <w:rsid w:val="0064395A"/>
    <w:rsid w:val="00643CD2"/>
    <w:rsid w:val="00646A6C"/>
    <w:rsid w:val="00650509"/>
    <w:rsid w:val="00650948"/>
    <w:rsid w:val="0065320D"/>
    <w:rsid w:val="006539D7"/>
    <w:rsid w:val="00660315"/>
    <w:rsid w:val="006611EE"/>
    <w:rsid w:val="00662C44"/>
    <w:rsid w:val="00662C7A"/>
    <w:rsid w:val="0066763B"/>
    <w:rsid w:val="00672C02"/>
    <w:rsid w:val="00673089"/>
    <w:rsid w:val="00680792"/>
    <w:rsid w:val="00680C73"/>
    <w:rsid w:val="00682F08"/>
    <w:rsid w:val="00683777"/>
    <w:rsid w:val="00684A58"/>
    <w:rsid w:val="00684D5E"/>
    <w:rsid w:val="00686F1F"/>
    <w:rsid w:val="00692060"/>
    <w:rsid w:val="006922B1"/>
    <w:rsid w:val="0069682A"/>
    <w:rsid w:val="00697DD9"/>
    <w:rsid w:val="006A0422"/>
    <w:rsid w:val="006A0CB4"/>
    <w:rsid w:val="006A18B2"/>
    <w:rsid w:val="006A2010"/>
    <w:rsid w:val="006A23EE"/>
    <w:rsid w:val="006A358C"/>
    <w:rsid w:val="006A7F63"/>
    <w:rsid w:val="006B3C50"/>
    <w:rsid w:val="006C0337"/>
    <w:rsid w:val="006C2975"/>
    <w:rsid w:val="006C7607"/>
    <w:rsid w:val="006D0BD7"/>
    <w:rsid w:val="006D1BF6"/>
    <w:rsid w:val="006D3EA7"/>
    <w:rsid w:val="006D452B"/>
    <w:rsid w:val="006D5478"/>
    <w:rsid w:val="006E18F0"/>
    <w:rsid w:val="006E4CEA"/>
    <w:rsid w:val="006F0DCD"/>
    <w:rsid w:val="006F197F"/>
    <w:rsid w:val="006F2716"/>
    <w:rsid w:val="006F37A9"/>
    <w:rsid w:val="006F4137"/>
    <w:rsid w:val="006F4AEA"/>
    <w:rsid w:val="006F78BA"/>
    <w:rsid w:val="006F78EC"/>
    <w:rsid w:val="00701E97"/>
    <w:rsid w:val="00703963"/>
    <w:rsid w:val="007046D0"/>
    <w:rsid w:val="00704851"/>
    <w:rsid w:val="0070518D"/>
    <w:rsid w:val="00706411"/>
    <w:rsid w:val="00706EE0"/>
    <w:rsid w:val="00711006"/>
    <w:rsid w:val="00711705"/>
    <w:rsid w:val="007117AA"/>
    <w:rsid w:val="0071324D"/>
    <w:rsid w:val="0071524B"/>
    <w:rsid w:val="007164A1"/>
    <w:rsid w:val="007171A2"/>
    <w:rsid w:val="00725D2A"/>
    <w:rsid w:val="007324DA"/>
    <w:rsid w:val="0073294E"/>
    <w:rsid w:val="00733066"/>
    <w:rsid w:val="00736313"/>
    <w:rsid w:val="007373EC"/>
    <w:rsid w:val="00737B55"/>
    <w:rsid w:val="00742F23"/>
    <w:rsid w:val="007440BB"/>
    <w:rsid w:val="00744637"/>
    <w:rsid w:val="0074574B"/>
    <w:rsid w:val="00751E3C"/>
    <w:rsid w:val="00753A0D"/>
    <w:rsid w:val="0075468F"/>
    <w:rsid w:val="00756F03"/>
    <w:rsid w:val="00760881"/>
    <w:rsid w:val="00763598"/>
    <w:rsid w:val="007654F5"/>
    <w:rsid w:val="00776CFB"/>
    <w:rsid w:val="00777E5C"/>
    <w:rsid w:val="00780C37"/>
    <w:rsid w:val="00784ADB"/>
    <w:rsid w:val="0078758D"/>
    <w:rsid w:val="00787619"/>
    <w:rsid w:val="0079063B"/>
    <w:rsid w:val="00790FD5"/>
    <w:rsid w:val="007A12B8"/>
    <w:rsid w:val="007A3674"/>
    <w:rsid w:val="007A4379"/>
    <w:rsid w:val="007A54DD"/>
    <w:rsid w:val="007B0A5C"/>
    <w:rsid w:val="007B1487"/>
    <w:rsid w:val="007B232F"/>
    <w:rsid w:val="007C0A07"/>
    <w:rsid w:val="007C1B79"/>
    <w:rsid w:val="007C3EF0"/>
    <w:rsid w:val="007C4137"/>
    <w:rsid w:val="007C7621"/>
    <w:rsid w:val="007C7837"/>
    <w:rsid w:val="007D0013"/>
    <w:rsid w:val="007D09E6"/>
    <w:rsid w:val="007D1395"/>
    <w:rsid w:val="007D13FE"/>
    <w:rsid w:val="007D2588"/>
    <w:rsid w:val="007D25A1"/>
    <w:rsid w:val="007D2B6B"/>
    <w:rsid w:val="007D37F0"/>
    <w:rsid w:val="007D5A47"/>
    <w:rsid w:val="007D66C5"/>
    <w:rsid w:val="007D73A2"/>
    <w:rsid w:val="007E0DB5"/>
    <w:rsid w:val="007E29EE"/>
    <w:rsid w:val="007E35A2"/>
    <w:rsid w:val="007E5378"/>
    <w:rsid w:val="007E72FD"/>
    <w:rsid w:val="007E7975"/>
    <w:rsid w:val="007F401A"/>
    <w:rsid w:val="007F53F3"/>
    <w:rsid w:val="007F59CB"/>
    <w:rsid w:val="007F5AEE"/>
    <w:rsid w:val="007F7780"/>
    <w:rsid w:val="00814104"/>
    <w:rsid w:val="008143A7"/>
    <w:rsid w:val="008228E8"/>
    <w:rsid w:val="00824F3F"/>
    <w:rsid w:val="00825B22"/>
    <w:rsid w:val="00827C86"/>
    <w:rsid w:val="008313DF"/>
    <w:rsid w:val="00832478"/>
    <w:rsid w:val="00834229"/>
    <w:rsid w:val="00836629"/>
    <w:rsid w:val="00836CAA"/>
    <w:rsid w:val="00840F26"/>
    <w:rsid w:val="00846119"/>
    <w:rsid w:val="008515FA"/>
    <w:rsid w:val="0085559C"/>
    <w:rsid w:val="0086380D"/>
    <w:rsid w:val="00863E08"/>
    <w:rsid w:val="008677E1"/>
    <w:rsid w:val="008738AF"/>
    <w:rsid w:val="00877234"/>
    <w:rsid w:val="00877439"/>
    <w:rsid w:val="00881AFF"/>
    <w:rsid w:val="00883CBF"/>
    <w:rsid w:val="00885BD8"/>
    <w:rsid w:val="00887579"/>
    <w:rsid w:val="008878EE"/>
    <w:rsid w:val="00887D28"/>
    <w:rsid w:val="00892ACD"/>
    <w:rsid w:val="008953D1"/>
    <w:rsid w:val="008957CB"/>
    <w:rsid w:val="00896BA5"/>
    <w:rsid w:val="008970B9"/>
    <w:rsid w:val="008970DD"/>
    <w:rsid w:val="00897A17"/>
    <w:rsid w:val="00897D44"/>
    <w:rsid w:val="008A0B5F"/>
    <w:rsid w:val="008A11B1"/>
    <w:rsid w:val="008A3964"/>
    <w:rsid w:val="008A42A7"/>
    <w:rsid w:val="008A4EA1"/>
    <w:rsid w:val="008A55AC"/>
    <w:rsid w:val="008A59AB"/>
    <w:rsid w:val="008A5BCF"/>
    <w:rsid w:val="008A6D47"/>
    <w:rsid w:val="008B1F36"/>
    <w:rsid w:val="008B2268"/>
    <w:rsid w:val="008B24E3"/>
    <w:rsid w:val="008B403E"/>
    <w:rsid w:val="008B7BA8"/>
    <w:rsid w:val="008C041C"/>
    <w:rsid w:val="008C0CCC"/>
    <w:rsid w:val="008C1F77"/>
    <w:rsid w:val="008C2EE7"/>
    <w:rsid w:val="008C4D98"/>
    <w:rsid w:val="008C65C9"/>
    <w:rsid w:val="008D00A2"/>
    <w:rsid w:val="008D0E16"/>
    <w:rsid w:val="008D2C18"/>
    <w:rsid w:val="008D6995"/>
    <w:rsid w:val="008D7699"/>
    <w:rsid w:val="008E26E3"/>
    <w:rsid w:val="008E3BF4"/>
    <w:rsid w:val="008E4102"/>
    <w:rsid w:val="008E46CF"/>
    <w:rsid w:val="008E5A8F"/>
    <w:rsid w:val="008F3571"/>
    <w:rsid w:val="008F433F"/>
    <w:rsid w:val="008F74EB"/>
    <w:rsid w:val="00900098"/>
    <w:rsid w:val="009002A5"/>
    <w:rsid w:val="00902879"/>
    <w:rsid w:val="00903015"/>
    <w:rsid w:val="00905D11"/>
    <w:rsid w:val="0090615C"/>
    <w:rsid w:val="0091055F"/>
    <w:rsid w:val="00913E80"/>
    <w:rsid w:val="0091462F"/>
    <w:rsid w:val="009147D7"/>
    <w:rsid w:val="00916C46"/>
    <w:rsid w:val="00917864"/>
    <w:rsid w:val="00925B67"/>
    <w:rsid w:val="00926DC0"/>
    <w:rsid w:val="0093397A"/>
    <w:rsid w:val="009357FF"/>
    <w:rsid w:val="00937D9F"/>
    <w:rsid w:val="009417A7"/>
    <w:rsid w:val="00941D7E"/>
    <w:rsid w:val="009427E8"/>
    <w:rsid w:val="00947408"/>
    <w:rsid w:val="0094790E"/>
    <w:rsid w:val="009518A0"/>
    <w:rsid w:val="00966A3D"/>
    <w:rsid w:val="009728DF"/>
    <w:rsid w:val="00973B21"/>
    <w:rsid w:val="00974E0C"/>
    <w:rsid w:val="0098716A"/>
    <w:rsid w:val="0098790E"/>
    <w:rsid w:val="00991486"/>
    <w:rsid w:val="009A1B4C"/>
    <w:rsid w:val="009A2AB7"/>
    <w:rsid w:val="009A3E7F"/>
    <w:rsid w:val="009A4831"/>
    <w:rsid w:val="009A5D51"/>
    <w:rsid w:val="009A60B4"/>
    <w:rsid w:val="009A74BF"/>
    <w:rsid w:val="009B0709"/>
    <w:rsid w:val="009B0FBD"/>
    <w:rsid w:val="009B2650"/>
    <w:rsid w:val="009B4551"/>
    <w:rsid w:val="009B4D8A"/>
    <w:rsid w:val="009B6FFB"/>
    <w:rsid w:val="009C0C46"/>
    <w:rsid w:val="009C1C31"/>
    <w:rsid w:val="009C308B"/>
    <w:rsid w:val="009C60EE"/>
    <w:rsid w:val="009C6B44"/>
    <w:rsid w:val="009D0894"/>
    <w:rsid w:val="009D1174"/>
    <w:rsid w:val="009D14FB"/>
    <w:rsid w:val="009D2EF1"/>
    <w:rsid w:val="009D3FFE"/>
    <w:rsid w:val="009D40CB"/>
    <w:rsid w:val="009D66A1"/>
    <w:rsid w:val="009E1D0E"/>
    <w:rsid w:val="009E249B"/>
    <w:rsid w:val="009E343C"/>
    <w:rsid w:val="009E3E39"/>
    <w:rsid w:val="009E64E1"/>
    <w:rsid w:val="009F1331"/>
    <w:rsid w:val="009F2227"/>
    <w:rsid w:val="009F22E5"/>
    <w:rsid w:val="009F3850"/>
    <w:rsid w:val="009F4951"/>
    <w:rsid w:val="009F5058"/>
    <w:rsid w:val="009F5756"/>
    <w:rsid w:val="009F6448"/>
    <w:rsid w:val="00A00D41"/>
    <w:rsid w:val="00A05446"/>
    <w:rsid w:val="00A07BCA"/>
    <w:rsid w:val="00A12242"/>
    <w:rsid w:val="00A15273"/>
    <w:rsid w:val="00A1718F"/>
    <w:rsid w:val="00A204BB"/>
    <w:rsid w:val="00A208EC"/>
    <w:rsid w:val="00A208F9"/>
    <w:rsid w:val="00A21A1F"/>
    <w:rsid w:val="00A22688"/>
    <w:rsid w:val="00A236DC"/>
    <w:rsid w:val="00A2492F"/>
    <w:rsid w:val="00A310B0"/>
    <w:rsid w:val="00A32A5A"/>
    <w:rsid w:val="00A33AC5"/>
    <w:rsid w:val="00A369E1"/>
    <w:rsid w:val="00A372B5"/>
    <w:rsid w:val="00A4028E"/>
    <w:rsid w:val="00A44C07"/>
    <w:rsid w:val="00A46908"/>
    <w:rsid w:val="00A509A7"/>
    <w:rsid w:val="00A5352F"/>
    <w:rsid w:val="00A53C63"/>
    <w:rsid w:val="00A5514F"/>
    <w:rsid w:val="00A5524C"/>
    <w:rsid w:val="00A576A7"/>
    <w:rsid w:val="00A6402B"/>
    <w:rsid w:val="00A67019"/>
    <w:rsid w:val="00A749D5"/>
    <w:rsid w:val="00A7546D"/>
    <w:rsid w:val="00A7573D"/>
    <w:rsid w:val="00A75832"/>
    <w:rsid w:val="00A75F7A"/>
    <w:rsid w:val="00A816C8"/>
    <w:rsid w:val="00A821A3"/>
    <w:rsid w:val="00A8239A"/>
    <w:rsid w:val="00A8294F"/>
    <w:rsid w:val="00A83C3D"/>
    <w:rsid w:val="00A852F7"/>
    <w:rsid w:val="00A856BA"/>
    <w:rsid w:val="00A873E4"/>
    <w:rsid w:val="00A91636"/>
    <w:rsid w:val="00A92038"/>
    <w:rsid w:val="00A928FF"/>
    <w:rsid w:val="00A940D7"/>
    <w:rsid w:val="00A947FC"/>
    <w:rsid w:val="00A9728D"/>
    <w:rsid w:val="00AA42E2"/>
    <w:rsid w:val="00AB065B"/>
    <w:rsid w:val="00AC0120"/>
    <w:rsid w:val="00AC1105"/>
    <w:rsid w:val="00AC4ACE"/>
    <w:rsid w:val="00AC74DD"/>
    <w:rsid w:val="00AD00B1"/>
    <w:rsid w:val="00AD0F7F"/>
    <w:rsid w:val="00AD2394"/>
    <w:rsid w:val="00AE2BEE"/>
    <w:rsid w:val="00AE4D62"/>
    <w:rsid w:val="00AE587A"/>
    <w:rsid w:val="00AE5B50"/>
    <w:rsid w:val="00AF20B8"/>
    <w:rsid w:val="00AF649F"/>
    <w:rsid w:val="00AF6E3C"/>
    <w:rsid w:val="00AF79E4"/>
    <w:rsid w:val="00B000EE"/>
    <w:rsid w:val="00B02A76"/>
    <w:rsid w:val="00B03D83"/>
    <w:rsid w:val="00B0518B"/>
    <w:rsid w:val="00B056F1"/>
    <w:rsid w:val="00B11CB1"/>
    <w:rsid w:val="00B140FD"/>
    <w:rsid w:val="00B17B91"/>
    <w:rsid w:val="00B20060"/>
    <w:rsid w:val="00B2138D"/>
    <w:rsid w:val="00B216ED"/>
    <w:rsid w:val="00B25A71"/>
    <w:rsid w:val="00B25B66"/>
    <w:rsid w:val="00B26F3D"/>
    <w:rsid w:val="00B30303"/>
    <w:rsid w:val="00B30BA3"/>
    <w:rsid w:val="00B33C10"/>
    <w:rsid w:val="00B35CE3"/>
    <w:rsid w:val="00B3682D"/>
    <w:rsid w:val="00B377E1"/>
    <w:rsid w:val="00B41552"/>
    <w:rsid w:val="00B4230F"/>
    <w:rsid w:val="00B45425"/>
    <w:rsid w:val="00B46897"/>
    <w:rsid w:val="00B50294"/>
    <w:rsid w:val="00B50349"/>
    <w:rsid w:val="00B504F3"/>
    <w:rsid w:val="00B52498"/>
    <w:rsid w:val="00B539FB"/>
    <w:rsid w:val="00B56CDC"/>
    <w:rsid w:val="00B60775"/>
    <w:rsid w:val="00B6320C"/>
    <w:rsid w:val="00B63E2F"/>
    <w:rsid w:val="00B65082"/>
    <w:rsid w:val="00B6627D"/>
    <w:rsid w:val="00B70557"/>
    <w:rsid w:val="00B70AA6"/>
    <w:rsid w:val="00B725EC"/>
    <w:rsid w:val="00B72905"/>
    <w:rsid w:val="00B752D6"/>
    <w:rsid w:val="00B772F0"/>
    <w:rsid w:val="00B80C44"/>
    <w:rsid w:val="00B8124D"/>
    <w:rsid w:val="00B812ED"/>
    <w:rsid w:val="00B818A6"/>
    <w:rsid w:val="00B83198"/>
    <w:rsid w:val="00B8623F"/>
    <w:rsid w:val="00B86308"/>
    <w:rsid w:val="00B86981"/>
    <w:rsid w:val="00B9006B"/>
    <w:rsid w:val="00B91677"/>
    <w:rsid w:val="00B97311"/>
    <w:rsid w:val="00B97BA7"/>
    <w:rsid w:val="00BA5426"/>
    <w:rsid w:val="00BA70E5"/>
    <w:rsid w:val="00BB0447"/>
    <w:rsid w:val="00BB2417"/>
    <w:rsid w:val="00BB3534"/>
    <w:rsid w:val="00BB4839"/>
    <w:rsid w:val="00BB722C"/>
    <w:rsid w:val="00BC31DB"/>
    <w:rsid w:val="00BC343C"/>
    <w:rsid w:val="00BC4F1B"/>
    <w:rsid w:val="00BC600C"/>
    <w:rsid w:val="00BC798C"/>
    <w:rsid w:val="00BD0829"/>
    <w:rsid w:val="00BD0A50"/>
    <w:rsid w:val="00BD3136"/>
    <w:rsid w:val="00BD57C1"/>
    <w:rsid w:val="00BE1DA2"/>
    <w:rsid w:val="00BE33C6"/>
    <w:rsid w:val="00BF1FC4"/>
    <w:rsid w:val="00BF2589"/>
    <w:rsid w:val="00BF2D8C"/>
    <w:rsid w:val="00BF5263"/>
    <w:rsid w:val="00BF5883"/>
    <w:rsid w:val="00BF6720"/>
    <w:rsid w:val="00BF6AE9"/>
    <w:rsid w:val="00BF7F4D"/>
    <w:rsid w:val="00C063FE"/>
    <w:rsid w:val="00C06AD9"/>
    <w:rsid w:val="00C112A5"/>
    <w:rsid w:val="00C157FA"/>
    <w:rsid w:val="00C2101A"/>
    <w:rsid w:val="00C21025"/>
    <w:rsid w:val="00C213F1"/>
    <w:rsid w:val="00C248A1"/>
    <w:rsid w:val="00C33240"/>
    <w:rsid w:val="00C37D5E"/>
    <w:rsid w:val="00C41455"/>
    <w:rsid w:val="00C4353C"/>
    <w:rsid w:val="00C509E5"/>
    <w:rsid w:val="00C51D7E"/>
    <w:rsid w:val="00C53E79"/>
    <w:rsid w:val="00C5474A"/>
    <w:rsid w:val="00C55970"/>
    <w:rsid w:val="00C55F50"/>
    <w:rsid w:val="00C633B9"/>
    <w:rsid w:val="00C63BC5"/>
    <w:rsid w:val="00C63E3F"/>
    <w:rsid w:val="00C651DF"/>
    <w:rsid w:val="00C66866"/>
    <w:rsid w:val="00C672E1"/>
    <w:rsid w:val="00C70475"/>
    <w:rsid w:val="00C72276"/>
    <w:rsid w:val="00C7252C"/>
    <w:rsid w:val="00C7419D"/>
    <w:rsid w:val="00C749B7"/>
    <w:rsid w:val="00C74AA7"/>
    <w:rsid w:val="00C76B2A"/>
    <w:rsid w:val="00C77BE1"/>
    <w:rsid w:val="00C80277"/>
    <w:rsid w:val="00C86D60"/>
    <w:rsid w:val="00C86F3F"/>
    <w:rsid w:val="00C900E9"/>
    <w:rsid w:val="00C90BD9"/>
    <w:rsid w:val="00C91985"/>
    <w:rsid w:val="00C933E4"/>
    <w:rsid w:val="00C95F25"/>
    <w:rsid w:val="00C96A51"/>
    <w:rsid w:val="00CA1BD8"/>
    <w:rsid w:val="00CA30FC"/>
    <w:rsid w:val="00CA3C8C"/>
    <w:rsid w:val="00CA408D"/>
    <w:rsid w:val="00CA5072"/>
    <w:rsid w:val="00CB075A"/>
    <w:rsid w:val="00CB1982"/>
    <w:rsid w:val="00CB2341"/>
    <w:rsid w:val="00CB2418"/>
    <w:rsid w:val="00CB4693"/>
    <w:rsid w:val="00CB7977"/>
    <w:rsid w:val="00CB7ADD"/>
    <w:rsid w:val="00CC0588"/>
    <w:rsid w:val="00CC436F"/>
    <w:rsid w:val="00CC6678"/>
    <w:rsid w:val="00CC67E8"/>
    <w:rsid w:val="00CC70B1"/>
    <w:rsid w:val="00CC714A"/>
    <w:rsid w:val="00CD02D2"/>
    <w:rsid w:val="00CD217B"/>
    <w:rsid w:val="00CD36C3"/>
    <w:rsid w:val="00CD3E46"/>
    <w:rsid w:val="00CD6DA9"/>
    <w:rsid w:val="00CE2C99"/>
    <w:rsid w:val="00CE40D9"/>
    <w:rsid w:val="00CE4627"/>
    <w:rsid w:val="00CE6BF7"/>
    <w:rsid w:val="00CE7FAC"/>
    <w:rsid w:val="00CF0E37"/>
    <w:rsid w:val="00CF32AF"/>
    <w:rsid w:val="00D003C0"/>
    <w:rsid w:val="00D04FB7"/>
    <w:rsid w:val="00D05592"/>
    <w:rsid w:val="00D0572C"/>
    <w:rsid w:val="00D06EA2"/>
    <w:rsid w:val="00D10E87"/>
    <w:rsid w:val="00D12E25"/>
    <w:rsid w:val="00D1392A"/>
    <w:rsid w:val="00D20D7D"/>
    <w:rsid w:val="00D22CD8"/>
    <w:rsid w:val="00D2613A"/>
    <w:rsid w:val="00D26C50"/>
    <w:rsid w:val="00D33782"/>
    <w:rsid w:val="00D35AC4"/>
    <w:rsid w:val="00D36B38"/>
    <w:rsid w:val="00D36C10"/>
    <w:rsid w:val="00D40A37"/>
    <w:rsid w:val="00D415AF"/>
    <w:rsid w:val="00D429D7"/>
    <w:rsid w:val="00D430CD"/>
    <w:rsid w:val="00D45BBB"/>
    <w:rsid w:val="00D45F09"/>
    <w:rsid w:val="00D50B31"/>
    <w:rsid w:val="00D537F4"/>
    <w:rsid w:val="00D54159"/>
    <w:rsid w:val="00D55773"/>
    <w:rsid w:val="00D56AAF"/>
    <w:rsid w:val="00D57998"/>
    <w:rsid w:val="00D64384"/>
    <w:rsid w:val="00D66310"/>
    <w:rsid w:val="00D668A0"/>
    <w:rsid w:val="00D6790B"/>
    <w:rsid w:val="00D71FDC"/>
    <w:rsid w:val="00D72A21"/>
    <w:rsid w:val="00D75B5E"/>
    <w:rsid w:val="00D7686B"/>
    <w:rsid w:val="00D803D6"/>
    <w:rsid w:val="00D80DFD"/>
    <w:rsid w:val="00D811B3"/>
    <w:rsid w:val="00D8149F"/>
    <w:rsid w:val="00D82395"/>
    <w:rsid w:val="00D85363"/>
    <w:rsid w:val="00D93771"/>
    <w:rsid w:val="00D937A5"/>
    <w:rsid w:val="00D94C78"/>
    <w:rsid w:val="00D96359"/>
    <w:rsid w:val="00D96F30"/>
    <w:rsid w:val="00D979DE"/>
    <w:rsid w:val="00DA2755"/>
    <w:rsid w:val="00DA3A05"/>
    <w:rsid w:val="00DA3F2F"/>
    <w:rsid w:val="00DA51DD"/>
    <w:rsid w:val="00DA5484"/>
    <w:rsid w:val="00DB379F"/>
    <w:rsid w:val="00DB5FD4"/>
    <w:rsid w:val="00DB7380"/>
    <w:rsid w:val="00DC3DFE"/>
    <w:rsid w:val="00DC61CD"/>
    <w:rsid w:val="00DD031B"/>
    <w:rsid w:val="00DD0A1C"/>
    <w:rsid w:val="00DD0E89"/>
    <w:rsid w:val="00DD3863"/>
    <w:rsid w:val="00DD3BAB"/>
    <w:rsid w:val="00DD567F"/>
    <w:rsid w:val="00DD73D5"/>
    <w:rsid w:val="00DE4A22"/>
    <w:rsid w:val="00DF250D"/>
    <w:rsid w:val="00DF39B3"/>
    <w:rsid w:val="00DF7EAA"/>
    <w:rsid w:val="00E00EE7"/>
    <w:rsid w:val="00E013BD"/>
    <w:rsid w:val="00E03B37"/>
    <w:rsid w:val="00E04C93"/>
    <w:rsid w:val="00E10239"/>
    <w:rsid w:val="00E1315C"/>
    <w:rsid w:val="00E13B77"/>
    <w:rsid w:val="00E160DD"/>
    <w:rsid w:val="00E165B3"/>
    <w:rsid w:val="00E16A89"/>
    <w:rsid w:val="00E20839"/>
    <w:rsid w:val="00E2142A"/>
    <w:rsid w:val="00E22EC1"/>
    <w:rsid w:val="00E25568"/>
    <w:rsid w:val="00E2771C"/>
    <w:rsid w:val="00E27949"/>
    <w:rsid w:val="00E33025"/>
    <w:rsid w:val="00E34C9B"/>
    <w:rsid w:val="00E35497"/>
    <w:rsid w:val="00E35FE2"/>
    <w:rsid w:val="00E40759"/>
    <w:rsid w:val="00E41A46"/>
    <w:rsid w:val="00E429A0"/>
    <w:rsid w:val="00E430AE"/>
    <w:rsid w:val="00E445DE"/>
    <w:rsid w:val="00E44962"/>
    <w:rsid w:val="00E467F1"/>
    <w:rsid w:val="00E51A16"/>
    <w:rsid w:val="00E52433"/>
    <w:rsid w:val="00E546DA"/>
    <w:rsid w:val="00E56E9A"/>
    <w:rsid w:val="00E65612"/>
    <w:rsid w:val="00E66D1A"/>
    <w:rsid w:val="00E713B2"/>
    <w:rsid w:val="00E71E35"/>
    <w:rsid w:val="00E73100"/>
    <w:rsid w:val="00E73932"/>
    <w:rsid w:val="00E7411D"/>
    <w:rsid w:val="00E76B44"/>
    <w:rsid w:val="00E82F6B"/>
    <w:rsid w:val="00E83CC4"/>
    <w:rsid w:val="00E85E1A"/>
    <w:rsid w:val="00E867C5"/>
    <w:rsid w:val="00E87B67"/>
    <w:rsid w:val="00E90149"/>
    <w:rsid w:val="00E91287"/>
    <w:rsid w:val="00E916B9"/>
    <w:rsid w:val="00E92006"/>
    <w:rsid w:val="00E92B2D"/>
    <w:rsid w:val="00E95974"/>
    <w:rsid w:val="00EA1544"/>
    <w:rsid w:val="00EA2939"/>
    <w:rsid w:val="00EA2A88"/>
    <w:rsid w:val="00EA2B96"/>
    <w:rsid w:val="00EA73BF"/>
    <w:rsid w:val="00EA7E86"/>
    <w:rsid w:val="00EB2AE7"/>
    <w:rsid w:val="00EB7552"/>
    <w:rsid w:val="00EB789B"/>
    <w:rsid w:val="00EC215B"/>
    <w:rsid w:val="00EC2A96"/>
    <w:rsid w:val="00EC41A2"/>
    <w:rsid w:val="00EC6F60"/>
    <w:rsid w:val="00ED4A44"/>
    <w:rsid w:val="00ED56DA"/>
    <w:rsid w:val="00ED70D2"/>
    <w:rsid w:val="00EE00EB"/>
    <w:rsid w:val="00EE0D1B"/>
    <w:rsid w:val="00EE268C"/>
    <w:rsid w:val="00EE4057"/>
    <w:rsid w:val="00EE6928"/>
    <w:rsid w:val="00EF02F5"/>
    <w:rsid w:val="00EF5DD6"/>
    <w:rsid w:val="00EF5F1B"/>
    <w:rsid w:val="00EF7C9A"/>
    <w:rsid w:val="00F04294"/>
    <w:rsid w:val="00F0750B"/>
    <w:rsid w:val="00F10748"/>
    <w:rsid w:val="00F10842"/>
    <w:rsid w:val="00F152FD"/>
    <w:rsid w:val="00F1603A"/>
    <w:rsid w:val="00F24044"/>
    <w:rsid w:val="00F27A2C"/>
    <w:rsid w:val="00F326B9"/>
    <w:rsid w:val="00F32899"/>
    <w:rsid w:val="00F360AB"/>
    <w:rsid w:val="00F37E04"/>
    <w:rsid w:val="00F37EED"/>
    <w:rsid w:val="00F41701"/>
    <w:rsid w:val="00F425D7"/>
    <w:rsid w:val="00F45069"/>
    <w:rsid w:val="00F45A2A"/>
    <w:rsid w:val="00F4791C"/>
    <w:rsid w:val="00F51EE5"/>
    <w:rsid w:val="00F53184"/>
    <w:rsid w:val="00F54EE0"/>
    <w:rsid w:val="00F564ED"/>
    <w:rsid w:val="00F56D21"/>
    <w:rsid w:val="00F57391"/>
    <w:rsid w:val="00F5773F"/>
    <w:rsid w:val="00F628E7"/>
    <w:rsid w:val="00F71496"/>
    <w:rsid w:val="00F71B2A"/>
    <w:rsid w:val="00F752A8"/>
    <w:rsid w:val="00F755B1"/>
    <w:rsid w:val="00F75B2D"/>
    <w:rsid w:val="00F76D2A"/>
    <w:rsid w:val="00F82753"/>
    <w:rsid w:val="00F82DB7"/>
    <w:rsid w:val="00F83AA5"/>
    <w:rsid w:val="00F844DD"/>
    <w:rsid w:val="00F84570"/>
    <w:rsid w:val="00F86667"/>
    <w:rsid w:val="00F92627"/>
    <w:rsid w:val="00F96718"/>
    <w:rsid w:val="00F97FAC"/>
    <w:rsid w:val="00FA03BA"/>
    <w:rsid w:val="00FA1F6F"/>
    <w:rsid w:val="00FA2CC8"/>
    <w:rsid w:val="00FA4081"/>
    <w:rsid w:val="00FA43AA"/>
    <w:rsid w:val="00FA6E9C"/>
    <w:rsid w:val="00FB1389"/>
    <w:rsid w:val="00FB18E0"/>
    <w:rsid w:val="00FB5ACB"/>
    <w:rsid w:val="00FC3461"/>
    <w:rsid w:val="00FC4BBD"/>
    <w:rsid w:val="00FC514A"/>
    <w:rsid w:val="00FC615A"/>
    <w:rsid w:val="00FC6407"/>
    <w:rsid w:val="00FC6BD3"/>
    <w:rsid w:val="00FC70F1"/>
    <w:rsid w:val="00FD271F"/>
    <w:rsid w:val="00FD622C"/>
    <w:rsid w:val="00FD6E96"/>
    <w:rsid w:val="00FE0849"/>
    <w:rsid w:val="00FE09FC"/>
    <w:rsid w:val="00FE0CEF"/>
    <w:rsid w:val="00FE55B8"/>
    <w:rsid w:val="00FE5675"/>
    <w:rsid w:val="00FE6CBC"/>
    <w:rsid w:val="00FE6E1D"/>
    <w:rsid w:val="00FF5DBA"/>
    <w:rsid w:val="00FF6106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984C94"/>
  <w15:chartTrackingRefBased/>
  <w15:docId w15:val="{01430BBD-9B2B-4B53-8B87-C2F0E603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4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7D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0D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628E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402B"/>
  </w:style>
  <w:style w:type="paragraph" w:styleId="a4">
    <w:name w:val="footer"/>
    <w:basedOn w:val="a"/>
    <w:link w:val="Char0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402B"/>
  </w:style>
  <w:style w:type="paragraph" w:styleId="a5">
    <w:name w:val="List Paragraph"/>
    <w:basedOn w:val="a"/>
    <w:uiPriority w:val="34"/>
    <w:qFormat/>
    <w:rsid w:val="008A55AC"/>
    <w:pPr>
      <w:ind w:leftChars="400" w:left="800"/>
    </w:pPr>
  </w:style>
  <w:style w:type="character" w:styleId="a6">
    <w:name w:val="Placeholder Text"/>
    <w:basedOn w:val="a0"/>
    <w:uiPriority w:val="99"/>
    <w:semiHidden/>
    <w:rsid w:val="001127B1"/>
    <w:rPr>
      <w:color w:val="808080"/>
    </w:rPr>
  </w:style>
  <w:style w:type="paragraph" w:styleId="a7">
    <w:name w:val="Normal (Web)"/>
    <w:basedOn w:val="a"/>
    <w:uiPriority w:val="99"/>
    <w:semiHidden/>
    <w:unhideWhenUsed/>
    <w:rsid w:val="008A0B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Cs w:val="24"/>
    </w:rPr>
  </w:style>
  <w:style w:type="character" w:customStyle="1" w:styleId="1Char">
    <w:name w:val="제목 1 Char"/>
    <w:basedOn w:val="a0"/>
    <w:link w:val="1"/>
    <w:uiPriority w:val="9"/>
    <w:rsid w:val="00560DD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60DD4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ind w:left="220"/>
      <w:jc w:val="left"/>
    </w:pPr>
    <w:rPr>
      <w:rFonts w:asciiTheme="minorHAnsi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jc w:val="left"/>
    </w:pPr>
    <w:rPr>
      <w:rFonts w:asciiTheme="minorHAnsi" w:hAnsiTheme="minorHAns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ind w:left="440"/>
      <w:jc w:val="left"/>
    </w:pPr>
    <w:rPr>
      <w:rFonts w:asciiTheme="minorHAnsi" w:hAnsiTheme="minorHAnsi"/>
      <w:kern w:val="0"/>
      <w:sz w:val="22"/>
    </w:rPr>
  </w:style>
  <w:style w:type="character" w:styleId="a8">
    <w:name w:val="annotation reference"/>
    <w:basedOn w:val="a0"/>
    <w:uiPriority w:val="99"/>
    <w:semiHidden/>
    <w:unhideWhenUsed/>
    <w:rsid w:val="005872D3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5872D3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5872D3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5872D3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5872D3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5872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72D3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개요 1"/>
    <w:basedOn w:val="a"/>
    <w:rsid w:val="008E4102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kern w:val="0"/>
      <w:sz w:val="20"/>
      <w:szCs w:val="20"/>
    </w:rPr>
  </w:style>
  <w:style w:type="paragraph" w:customStyle="1" w:styleId="20">
    <w:name w:val="개요 2"/>
    <w:basedOn w:val="a"/>
    <w:rsid w:val="008E4102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 w:val="20"/>
      <w:szCs w:val="20"/>
    </w:rPr>
  </w:style>
  <w:style w:type="character" w:styleId="ac">
    <w:name w:val="Hyperlink"/>
    <w:basedOn w:val="a0"/>
    <w:uiPriority w:val="99"/>
    <w:unhideWhenUsed/>
    <w:rsid w:val="00672C02"/>
    <w:rPr>
      <w:color w:val="0563C1" w:themeColor="hyperlink"/>
      <w:u w:val="single"/>
    </w:rPr>
  </w:style>
  <w:style w:type="paragraph" w:styleId="ad">
    <w:name w:val="endnote text"/>
    <w:basedOn w:val="a"/>
    <w:link w:val="Char4"/>
    <w:uiPriority w:val="99"/>
    <w:semiHidden/>
    <w:unhideWhenUsed/>
    <w:rsid w:val="00371D9E"/>
    <w:pPr>
      <w:snapToGrid w:val="0"/>
      <w:jc w:val="left"/>
    </w:pPr>
  </w:style>
  <w:style w:type="character" w:customStyle="1" w:styleId="Char4">
    <w:name w:val="미주 텍스트 Char"/>
    <w:basedOn w:val="a0"/>
    <w:link w:val="ad"/>
    <w:uiPriority w:val="99"/>
    <w:semiHidden/>
    <w:rsid w:val="00371D9E"/>
  </w:style>
  <w:style w:type="character" w:styleId="ae">
    <w:name w:val="endnote reference"/>
    <w:basedOn w:val="a0"/>
    <w:uiPriority w:val="99"/>
    <w:semiHidden/>
    <w:unhideWhenUsed/>
    <w:rsid w:val="00371D9E"/>
    <w:rPr>
      <w:vertAlign w:val="superscript"/>
    </w:rPr>
  </w:style>
  <w:style w:type="paragraph" w:styleId="af">
    <w:name w:val="footnote text"/>
    <w:basedOn w:val="a"/>
    <w:link w:val="Char5"/>
    <w:uiPriority w:val="99"/>
    <w:semiHidden/>
    <w:unhideWhenUsed/>
    <w:rsid w:val="00371D9E"/>
    <w:pPr>
      <w:snapToGrid w:val="0"/>
      <w:jc w:val="left"/>
    </w:pPr>
  </w:style>
  <w:style w:type="character" w:customStyle="1" w:styleId="Char5">
    <w:name w:val="각주 텍스트 Char"/>
    <w:basedOn w:val="a0"/>
    <w:link w:val="af"/>
    <w:uiPriority w:val="99"/>
    <w:semiHidden/>
    <w:rsid w:val="00371D9E"/>
  </w:style>
  <w:style w:type="character" w:styleId="af0">
    <w:name w:val="footnote reference"/>
    <w:basedOn w:val="a0"/>
    <w:uiPriority w:val="99"/>
    <w:semiHidden/>
    <w:unhideWhenUsed/>
    <w:rsid w:val="00371D9E"/>
    <w:rPr>
      <w:vertAlign w:val="superscript"/>
    </w:rPr>
  </w:style>
  <w:style w:type="paragraph" w:styleId="af1">
    <w:name w:val="Revision"/>
    <w:hidden/>
    <w:uiPriority w:val="99"/>
    <w:semiHidden/>
    <w:rsid w:val="00F628E7"/>
    <w:pPr>
      <w:spacing w:after="0" w:line="240" w:lineRule="auto"/>
      <w:jc w:val="left"/>
    </w:pPr>
  </w:style>
  <w:style w:type="character" w:customStyle="1" w:styleId="3Char">
    <w:name w:val="제목 3 Char"/>
    <w:basedOn w:val="a0"/>
    <w:link w:val="3"/>
    <w:uiPriority w:val="9"/>
    <w:semiHidden/>
    <w:rsid w:val="00F628E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3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microsoft.com/office/2011/relationships/people" Target="people.xm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8713BED-581F-4735-B175-7F0C1DA30BA6}" type="doc">
      <dgm:prSet loTypeId="urn:microsoft.com/office/officeart/2005/8/layout/vList4" loCatId="list" qsTypeId="urn:microsoft.com/office/officeart/2005/8/quickstyle/simple4" qsCatId="simple" csTypeId="urn:microsoft.com/office/officeart/2005/8/colors/accent2_5" csCatId="accent2" phldr="1"/>
      <dgm:spPr/>
      <dgm:t>
        <a:bodyPr/>
        <a:lstStyle/>
        <a:p>
          <a:pPr latinLnBrk="1"/>
          <a:endParaRPr lang="ko-KR" altLang="en-US"/>
        </a:p>
      </dgm:t>
    </dgm:pt>
    <dgm:pt modelId="{DC97A380-665E-4EAF-8E95-088BD11198DD}">
      <dgm:prSet phldrT="[텍스트]" custT="1"/>
      <dgm:spPr/>
      <dgm:t>
        <a:bodyPr/>
        <a:lstStyle/>
        <a:p>
          <a:pPr latinLnBrk="1"/>
          <a:r>
            <a:rPr lang="ko-KR" altLang="en-US" sz="1400" b="1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</dgm:t>
    </dgm:pt>
    <dgm:pt modelId="{D254B56B-A504-408F-BB1A-0B791B69A67F}" type="par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FC291959-4454-46D9-97A1-8715B21C286C}" type="sib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AFF07674-364E-4247-BEA8-746B14CB1A9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현재 화공산업의 문제와 미래 변화 필요성</a:t>
          </a:r>
        </a:p>
      </dgm:t>
    </dgm:pt>
    <dgm:pt modelId="{4CD5F4B3-0687-4F54-9D83-D04015A6860C}" type="par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B5308DEC-2A4B-4846-9F5E-05CB8933BEF3}" type="sib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C72334CD-E359-4BF9-B4B7-06BAE536A827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인공지능 등 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4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차산업 기술의 역할</a:t>
          </a:r>
        </a:p>
      </dgm:t>
    </dgm:pt>
    <dgm:pt modelId="{4D9F3720-0CA9-48DF-8A67-D88802A47A3E}" type="par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6E1564DD-89DB-4BA0-9B87-6D6E9AC4BFA9}" type="sib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AC9AD23D-F8F1-4E82-A4C2-AD744602EA8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인공지능 기반 미래 스마트 화학산업</a:t>
          </a:r>
        </a:p>
      </dgm:t>
    </dgm:pt>
    <dgm:pt modelId="{B5072AC0-C89D-4D06-9F07-61C0564F4168}" type="par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5F77080C-F133-4F7E-AA02-C7677EF21652}" type="sib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D1B9DA24-3AEC-4F63-8A1B-D2C4DF4D0815}" type="pres">
      <dgm:prSet presAssocID="{F8713BED-581F-4735-B175-7F0C1DA30BA6}" presName="linear" presStyleCnt="0">
        <dgm:presLayoutVars>
          <dgm:dir/>
          <dgm:resizeHandles val="exact"/>
        </dgm:presLayoutVars>
      </dgm:prSet>
      <dgm:spPr/>
    </dgm:pt>
    <dgm:pt modelId="{6722B8EF-15E7-45C0-B852-1366A96F2C00}" type="pres">
      <dgm:prSet presAssocID="{DC97A380-665E-4EAF-8E95-088BD11198DD}" presName="comp" presStyleCnt="0"/>
      <dgm:spPr/>
    </dgm:pt>
    <dgm:pt modelId="{AD1FCAC9-8728-4539-A3E4-ADB06DFEA877}" type="pres">
      <dgm:prSet presAssocID="{DC97A380-665E-4EAF-8E95-088BD11198DD}" presName="box" presStyleLbl="node1" presStyleIdx="0" presStyleCnt="1"/>
      <dgm:spPr/>
    </dgm:pt>
    <dgm:pt modelId="{31078853-2321-4F23-B268-6A09759BD455}" type="pres">
      <dgm:prSet presAssocID="{DC97A380-665E-4EAF-8E95-088BD11198DD}" presName="img" presStyleLbl="fgImgPlace1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78F715B6-EE8D-47B3-8E22-A77EDC6914A1}" type="pres">
      <dgm:prSet presAssocID="{DC97A380-665E-4EAF-8E95-088BD11198DD}" presName="text" presStyleLbl="node1" presStyleIdx="0" presStyleCnt="1">
        <dgm:presLayoutVars>
          <dgm:bulletEnabled val="1"/>
        </dgm:presLayoutVars>
      </dgm:prSet>
      <dgm:spPr/>
    </dgm:pt>
  </dgm:ptLst>
  <dgm:cxnLst>
    <dgm:cxn modelId="{F4E29F34-5A4A-4792-B614-6B317F462F9C}" type="presOf" srcId="{C72334CD-E359-4BF9-B4B7-06BAE536A827}" destId="{AD1FCAC9-8728-4539-A3E4-ADB06DFEA877}" srcOrd="0" destOrd="2" presId="urn:microsoft.com/office/officeart/2005/8/layout/vList4"/>
    <dgm:cxn modelId="{CB85C74E-E4A3-49ED-A699-E7BEA2EB1BF4}" srcId="{DC97A380-665E-4EAF-8E95-088BD11198DD}" destId="{AC9AD23D-F8F1-4E82-A4C2-AD744602EA82}" srcOrd="2" destOrd="0" parTransId="{B5072AC0-C89D-4D06-9F07-61C0564F4168}" sibTransId="{5F77080C-F133-4F7E-AA02-C7677EF21652}"/>
    <dgm:cxn modelId="{F5E24172-9F52-4AA9-B20B-8BF868F47742}" srcId="{DC97A380-665E-4EAF-8E95-088BD11198DD}" destId="{C72334CD-E359-4BF9-B4B7-06BAE536A827}" srcOrd="1" destOrd="0" parTransId="{4D9F3720-0CA9-48DF-8A67-D88802A47A3E}" sibTransId="{6E1564DD-89DB-4BA0-9B87-6D6E9AC4BFA9}"/>
    <dgm:cxn modelId="{60441080-1468-4B64-AF29-FBDC86657FB6}" type="presOf" srcId="{DC97A380-665E-4EAF-8E95-088BD11198DD}" destId="{78F715B6-EE8D-47B3-8E22-A77EDC6914A1}" srcOrd="1" destOrd="0" presId="urn:microsoft.com/office/officeart/2005/8/layout/vList4"/>
    <dgm:cxn modelId="{18CDFC8F-8FFE-4030-8985-529FB50A2023}" type="presOf" srcId="{AC9AD23D-F8F1-4E82-A4C2-AD744602EA82}" destId="{AD1FCAC9-8728-4539-A3E4-ADB06DFEA877}" srcOrd="0" destOrd="3" presId="urn:microsoft.com/office/officeart/2005/8/layout/vList4"/>
    <dgm:cxn modelId="{EFF94BA0-ED43-4E9E-8A78-8AA0F85E1071}" type="presOf" srcId="{AC9AD23D-F8F1-4E82-A4C2-AD744602EA82}" destId="{78F715B6-EE8D-47B3-8E22-A77EDC6914A1}" srcOrd="1" destOrd="3" presId="urn:microsoft.com/office/officeart/2005/8/layout/vList4"/>
    <dgm:cxn modelId="{BA4F1AA8-F475-41C9-9BA8-58CFA6024C99}" type="presOf" srcId="{AFF07674-364E-4247-BEA8-746B14CB1A92}" destId="{AD1FCAC9-8728-4539-A3E4-ADB06DFEA877}" srcOrd="0" destOrd="1" presId="urn:microsoft.com/office/officeart/2005/8/layout/vList4"/>
    <dgm:cxn modelId="{635913B4-890B-4B00-A774-AEAE50B4B29E}" type="presOf" srcId="{AFF07674-364E-4247-BEA8-746B14CB1A92}" destId="{78F715B6-EE8D-47B3-8E22-A77EDC6914A1}" srcOrd="1" destOrd="1" presId="urn:microsoft.com/office/officeart/2005/8/layout/vList4"/>
    <dgm:cxn modelId="{F076D3B6-1433-4F0A-A6AF-7B5CF73753CC}" type="presOf" srcId="{F8713BED-581F-4735-B175-7F0C1DA30BA6}" destId="{D1B9DA24-3AEC-4F63-8A1B-D2C4DF4D0815}" srcOrd="0" destOrd="0" presId="urn:microsoft.com/office/officeart/2005/8/layout/vList4"/>
    <dgm:cxn modelId="{8E438DC1-BA28-4FA3-A256-25C6A8CD2F4F}" srcId="{F8713BED-581F-4735-B175-7F0C1DA30BA6}" destId="{DC97A380-665E-4EAF-8E95-088BD11198DD}" srcOrd="0" destOrd="0" parTransId="{D254B56B-A504-408F-BB1A-0B791B69A67F}" sibTransId="{FC291959-4454-46D9-97A1-8715B21C286C}"/>
    <dgm:cxn modelId="{2DF511C4-F734-4D7B-BBF6-C69FE863C066}" type="presOf" srcId="{C72334CD-E359-4BF9-B4B7-06BAE536A827}" destId="{78F715B6-EE8D-47B3-8E22-A77EDC6914A1}" srcOrd="1" destOrd="2" presId="urn:microsoft.com/office/officeart/2005/8/layout/vList4"/>
    <dgm:cxn modelId="{F8ED05E3-B8CE-43A3-AF4A-D2A15D712CD4}" type="presOf" srcId="{DC97A380-665E-4EAF-8E95-088BD11198DD}" destId="{AD1FCAC9-8728-4539-A3E4-ADB06DFEA877}" srcOrd="0" destOrd="0" presId="urn:microsoft.com/office/officeart/2005/8/layout/vList4"/>
    <dgm:cxn modelId="{3C8209E8-A268-4679-82E6-C4209A9B0EAE}" srcId="{DC97A380-665E-4EAF-8E95-088BD11198DD}" destId="{AFF07674-364E-4247-BEA8-746B14CB1A92}" srcOrd="0" destOrd="0" parTransId="{4CD5F4B3-0687-4F54-9D83-D04015A6860C}" sibTransId="{B5308DEC-2A4B-4846-9F5E-05CB8933BEF3}"/>
    <dgm:cxn modelId="{CE2960B3-EBF3-45F2-B925-E8C9F284F35A}" type="presParOf" srcId="{D1B9DA24-3AEC-4F63-8A1B-D2C4DF4D0815}" destId="{6722B8EF-15E7-45C0-B852-1366A96F2C00}" srcOrd="0" destOrd="0" presId="urn:microsoft.com/office/officeart/2005/8/layout/vList4"/>
    <dgm:cxn modelId="{479283CC-4662-4B27-9272-FA0049F98017}" type="presParOf" srcId="{6722B8EF-15E7-45C0-B852-1366A96F2C00}" destId="{AD1FCAC9-8728-4539-A3E4-ADB06DFEA877}" srcOrd="0" destOrd="0" presId="urn:microsoft.com/office/officeart/2005/8/layout/vList4"/>
    <dgm:cxn modelId="{7F6C65D0-4BC5-4CF3-A57D-BC4A42E5AFD2}" type="presParOf" srcId="{6722B8EF-15E7-45C0-B852-1366A96F2C00}" destId="{31078853-2321-4F23-B268-6A09759BD455}" srcOrd="1" destOrd="0" presId="urn:microsoft.com/office/officeart/2005/8/layout/vList4"/>
    <dgm:cxn modelId="{2138D76D-B78A-4414-AD11-85310528108E}" type="presParOf" srcId="{6722B8EF-15E7-45C0-B852-1366A96F2C00}" destId="{78F715B6-EE8D-47B3-8E22-A77EDC6914A1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FCAC9-8728-4539-A3E4-ADB06DFEA877}">
      <dsp:nvSpPr>
        <dsp:cNvPr id="0" name=""/>
        <dsp:cNvSpPr/>
      </dsp:nvSpPr>
      <dsp:spPr>
        <a:xfrm>
          <a:off x="0" y="0"/>
          <a:ext cx="4723130" cy="12896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alpha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b="1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현재 화공산업의 문제와 미래 변화 필요성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인공지능 등 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4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차산업 기술의 역할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인공지능 기반 미래 스마트 화학산업</a:t>
          </a:r>
        </a:p>
      </dsp:txBody>
      <dsp:txXfrm>
        <a:off x="1073594" y="0"/>
        <a:ext cx="3649535" cy="1289685"/>
      </dsp:txXfrm>
    </dsp:sp>
    <dsp:sp modelId="{31078853-2321-4F23-B268-6A09759BD455}">
      <dsp:nvSpPr>
        <dsp:cNvPr id="0" name=""/>
        <dsp:cNvSpPr/>
      </dsp:nvSpPr>
      <dsp:spPr>
        <a:xfrm>
          <a:off x="128968" y="128968"/>
          <a:ext cx="944626" cy="1031748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C5198-F904-4BC8-B518-699BF553F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ChangSuKim</dc:creator>
  <cp:keywords/>
  <dc:description/>
  <cp:lastModifiedBy>문일</cp:lastModifiedBy>
  <cp:revision>3</cp:revision>
  <dcterms:created xsi:type="dcterms:W3CDTF">2022-02-17T05:58:00Z</dcterms:created>
  <dcterms:modified xsi:type="dcterms:W3CDTF">2022-02-17T07:05:00Z</dcterms:modified>
</cp:coreProperties>
</file>