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DB481" w14:textId="0A226FD9" w:rsidR="00B07D09" w:rsidRPr="00B07D09" w:rsidRDefault="00664655" w:rsidP="00B07D09">
      <w:pPr>
        <w:spacing w:line="360" w:lineRule="auto"/>
        <w:jc w:val="center"/>
        <w:rPr>
          <w:b/>
          <w:bCs/>
          <w:sz w:val="30"/>
          <w:szCs w:val="32"/>
        </w:rPr>
      </w:pPr>
      <w:r>
        <w:rPr>
          <w:rFonts w:hint="eastAsia"/>
          <w:b/>
          <w:bCs/>
          <w:sz w:val="30"/>
          <w:szCs w:val="32"/>
        </w:rPr>
        <w:t>I</w:t>
      </w:r>
      <w:r>
        <w:rPr>
          <w:b/>
          <w:bCs/>
          <w:sz w:val="30"/>
          <w:szCs w:val="32"/>
        </w:rPr>
        <w:t>I</w:t>
      </w:r>
    </w:p>
    <w:p w14:paraId="17807C65" w14:textId="15BA232C" w:rsidR="00B07D09" w:rsidRPr="00B008DF" w:rsidRDefault="00967528" w:rsidP="00B008DF">
      <w:pPr>
        <w:spacing w:line="360" w:lineRule="auto"/>
        <w:jc w:val="center"/>
        <w:rPr>
          <w:b/>
          <w:bCs/>
          <w:sz w:val="30"/>
          <w:szCs w:val="32"/>
        </w:rPr>
      </w:pPr>
      <w:r>
        <w:rPr>
          <w:b/>
          <w:bCs/>
          <w:sz w:val="30"/>
          <w:szCs w:val="32"/>
        </w:rPr>
        <w:t xml:space="preserve">1. </w:t>
      </w:r>
      <w:r w:rsidR="00664655">
        <w:rPr>
          <w:rFonts w:hint="eastAsia"/>
          <w:b/>
          <w:bCs/>
          <w:sz w:val="30"/>
          <w:szCs w:val="32"/>
        </w:rPr>
        <w:t>인공지능 개발 환경</w:t>
      </w:r>
    </w:p>
    <w:p w14:paraId="048E7711" w14:textId="77777777" w:rsidR="00AC3B42" w:rsidRPr="00AC3B42" w:rsidRDefault="00AC3B42" w:rsidP="00B008DF">
      <w:pPr>
        <w:widowControl/>
        <w:wordWrap/>
        <w:autoSpaceDE/>
        <w:autoSpaceDN/>
        <w:spacing w:line="360" w:lineRule="auto"/>
        <w:jc w:val="center"/>
      </w:pPr>
    </w:p>
    <w:p w14:paraId="62EB0CEE" w14:textId="315CD8F4" w:rsidR="003602FE" w:rsidRDefault="003602FE" w:rsidP="003602FE">
      <w:pPr>
        <w:pStyle w:val="a3"/>
        <w:numPr>
          <w:ilvl w:val="0"/>
          <w:numId w:val="1"/>
        </w:numPr>
        <w:spacing w:line="360" w:lineRule="auto"/>
        <w:ind w:leftChars="0"/>
        <w:outlineLvl w:val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개발</w:t>
      </w:r>
      <w:r>
        <w:rPr>
          <w:b/>
          <w:bCs/>
          <w:sz w:val="22"/>
          <w:szCs w:val="24"/>
        </w:rPr>
        <w:t xml:space="preserve"> </w:t>
      </w:r>
      <w:r>
        <w:rPr>
          <w:rFonts w:hint="eastAsia"/>
          <w:b/>
          <w:bCs/>
          <w:sz w:val="22"/>
          <w:szCs w:val="24"/>
        </w:rPr>
        <w:t>언어</w:t>
      </w:r>
      <w:r>
        <w:rPr>
          <w:b/>
          <w:bCs/>
          <w:sz w:val="22"/>
          <w:szCs w:val="24"/>
        </w:rPr>
        <w:t xml:space="preserve"> </w:t>
      </w:r>
      <w:r>
        <w:rPr>
          <w:rFonts w:hint="eastAsia"/>
          <w:b/>
          <w:bCs/>
          <w:sz w:val="22"/>
          <w:szCs w:val="24"/>
        </w:rPr>
        <w:t>소개</w:t>
      </w:r>
    </w:p>
    <w:p w14:paraId="51FBC3AF" w14:textId="7FF92A5B" w:rsidR="003602FE" w:rsidRPr="00572E27" w:rsidRDefault="003602FE" w:rsidP="003602FE">
      <w:pPr>
        <w:pStyle w:val="a3"/>
        <w:numPr>
          <w:ilvl w:val="0"/>
          <w:numId w:val="10"/>
        </w:numPr>
        <w:spacing w:line="360" w:lineRule="auto"/>
        <w:ind w:leftChars="0"/>
        <w:outlineLvl w:val="0"/>
        <w:rPr>
          <w:b/>
          <w:bCs/>
          <w:sz w:val="22"/>
          <w:szCs w:val="24"/>
        </w:rPr>
      </w:pPr>
      <w:r>
        <w:rPr>
          <w:rFonts w:hint="eastAsia"/>
          <w:sz w:val="22"/>
          <w:szCs w:val="24"/>
        </w:rPr>
        <w:t>파이썬</w:t>
      </w:r>
    </w:p>
    <w:p w14:paraId="14DADB00" w14:textId="67D9487B" w:rsidR="00B01850" w:rsidRDefault="00A67D07" w:rsidP="00572E27">
      <w:pPr>
        <w:spacing w:after="0" w:line="360" w:lineRule="auto"/>
        <w:rPr>
          <w:sz w:val="22"/>
          <w:szCs w:val="24"/>
        </w:rPr>
      </w:pPr>
      <w:r w:rsidRPr="00572E27">
        <w:rPr>
          <w:rFonts w:hint="eastAsia"/>
          <w:sz w:val="22"/>
          <w:szCs w:val="24"/>
        </w:rPr>
        <w:t>파이썬</w:t>
      </w:r>
      <w:r w:rsidRPr="00572E27">
        <w:rPr>
          <w:sz w:val="22"/>
          <w:szCs w:val="24"/>
        </w:rPr>
        <w:t xml:space="preserve">(Python)은 1990년 암스테르담의 귀도 반 </w:t>
      </w:r>
      <w:proofErr w:type="spellStart"/>
      <w:r w:rsidRPr="00572E27">
        <w:rPr>
          <w:sz w:val="22"/>
          <w:szCs w:val="24"/>
        </w:rPr>
        <w:t>로섬</w:t>
      </w:r>
      <w:proofErr w:type="spellEnd"/>
      <w:r w:rsidRPr="00572E27">
        <w:rPr>
          <w:sz w:val="22"/>
          <w:szCs w:val="24"/>
        </w:rPr>
        <w:t xml:space="preserve">(Guido Van Rossum)이 개발한 </w:t>
      </w:r>
      <w:r w:rsidR="008B5FFD">
        <w:rPr>
          <w:rFonts w:hint="eastAsia"/>
          <w:sz w:val="22"/>
          <w:szCs w:val="24"/>
        </w:rPr>
        <w:t xml:space="preserve">객체지향적 프로그래밍 </w:t>
      </w:r>
      <w:r w:rsidRPr="00572E27">
        <w:rPr>
          <w:sz w:val="22"/>
          <w:szCs w:val="24"/>
        </w:rPr>
        <w:t>언어이다.</w:t>
      </w:r>
      <w:r>
        <w:rPr>
          <w:sz w:val="22"/>
          <w:szCs w:val="24"/>
        </w:rPr>
        <w:t xml:space="preserve"> </w:t>
      </w:r>
      <w:r w:rsidR="008B5FFD">
        <w:rPr>
          <w:rFonts w:hint="eastAsia"/>
          <w:sz w:val="22"/>
          <w:szCs w:val="24"/>
        </w:rPr>
        <w:t>오픈소스이고 높은 확장성을 가져 신속하고 강력한</w:t>
      </w:r>
      <w:r w:rsidR="008B5FFD">
        <w:rPr>
          <w:sz w:val="22"/>
          <w:szCs w:val="24"/>
        </w:rPr>
        <w:t xml:space="preserve"> </w:t>
      </w:r>
      <w:r w:rsidR="008B5FFD">
        <w:rPr>
          <w:rFonts w:hint="eastAsia"/>
          <w:sz w:val="22"/>
          <w:szCs w:val="24"/>
        </w:rPr>
        <w:t>개발이 가능하게 한다.</w:t>
      </w:r>
      <w:r w:rsidR="008B5FFD">
        <w:rPr>
          <w:sz w:val="22"/>
          <w:szCs w:val="24"/>
        </w:rPr>
        <w:t xml:space="preserve"> </w:t>
      </w:r>
      <w:r w:rsidR="00694586">
        <w:rPr>
          <w:rFonts w:hint="eastAsia"/>
          <w:sz w:val="22"/>
          <w:szCs w:val="24"/>
        </w:rPr>
        <w:t>또한</w:t>
      </w:r>
      <w:r w:rsidR="00694586">
        <w:rPr>
          <w:sz w:val="22"/>
          <w:szCs w:val="24"/>
        </w:rPr>
        <w:t xml:space="preserve">, </w:t>
      </w:r>
      <w:r w:rsidR="00694586">
        <w:rPr>
          <w:rFonts w:hint="eastAsia"/>
          <w:sz w:val="22"/>
          <w:szCs w:val="24"/>
        </w:rPr>
        <w:t>과학과 공학 및 데이터</w:t>
      </w:r>
      <w:r w:rsidR="00694586">
        <w:rPr>
          <w:sz w:val="22"/>
          <w:szCs w:val="24"/>
        </w:rPr>
        <w:t xml:space="preserve"> </w:t>
      </w:r>
      <w:r w:rsidR="00694586">
        <w:rPr>
          <w:rFonts w:hint="eastAsia"/>
          <w:sz w:val="22"/>
          <w:szCs w:val="24"/>
        </w:rPr>
        <w:t>분석에서</w:t>
      </w:r>
      <w:r w:rsidR="00694586">
        <w:rPr>
          <w:sz w:val="22"/>
          <w:szCs w:val="24"/>
        </w:rPr>
        <w:t xml:space="preserve"> </w:t>
      </w:r>
      <w:r w:rsidR="00694586">
        <w:rPr>
          <w:rFonts w:hint="eastAsia"/>
          <w:sz w:val="22"/>
          <w:szCs w:val="24"/>
        </w:rPr>
        <w:t>필요로 하는 많은 기능들을 다양한 라이브러리 형태로</w:t>
      </w:r>
      <w:r w:rsidR="00694586">
        <w:rPr>
          <w:sz w:val="22"/>
          <w:szCs w:val="24"/>
        </w:rPr>
        <w:t xml:space="preserve"> </w:t>
      </w:r>
      <w:r w:rsidR="00694586">
        <w:rPr>
          <w:rFonts w:hint="eastAsia"/>
          <w:sz w:val="22"/>
          <w:szCs w:val="24"/>
        </w:rPr>
        <w:t xml:space="preserve">제공하고 </w:t>
      </w:r>
      <w:proofErr w:type="spellStart"/>
      <w:r w:rsidR="00694586">
        <w:rPr>
          <w:rFonts w:hint="eastAsia"/>
          <w:sz w:val="22"/>
          <w:szCs w:val="24"/>
        </w:rPr>
        <w:t>머신러닝</w:t>
      </w:r>
      <w:proofErr w:type="spellEnd"/>
      <w:r w:rsidR="00694586">
        <w:rPr>
          <w:rFonts w:hint="eastAsia"/>
          <w:sz w:val="22"/>
          <w:szCs w:val="24"/>
        </w:rPr>
        <w:t xml:space="preserve"> 및</w:t>
      </w:r>
      <w:r w:rsidR="00694586">
        <w:rPr>
          <w:sz w:val="22"/>
          <w:szCs w:val="24"/>
        </w:rPr>
        <w:t xml:space="preserve"> </w:t>
      </w:r>
      <w:r w:rsidR="00694586">
        <w:rPr>
          <w:rFonts w:hint="eastAsia"/>
          <w:sz w:val="22"/>
          <w:szCs w:val="24"/>
        </w:rPr>
        <w:t>딥러닝 프레임워크를 지원</w:t>
      </w:r>
      <w:r w:rsidR="00BD3753">
        <w:rPr>
          <w:rFonts w:hint="eastAsia"/>
          <w:sz w:val="22"/>
          <w:szCs w:val="24"/>
        </w:rPr>
        <w:t>하기 때문에 인공지능을 위한 표준 언어로 자리잡고 있다</w:t>
      </w:r>
      <w:r w:rsidR="00694586">
        <w:rPr>
          <w:rFonts w:hint="eastAsia"/>
          <w:sz w:val="22"/>
          <w:szCs w:val="24"/>
        </w:rPr>
        <w:t>.</w:t>
      </w:r>
      <w:r w:rsidR="00694586">
        <w:rPr>
          <w:sz w:val="22"/>
          <w:szCs w:val="24"/>
        </w:rPr>
        <w:t xml:space="preserve"> </w:t>
      </w:r>
    </w:p>
    <w:p w14:paraId="3B538EF3" w14:textId="77777777" w:rsidR="008B5FFD" w:rsidRPr="008B5FFD" w:rsidRDefault="008B5FFD" w:rsidP="00572E27">
      <w:pPr>
        <w:spacing w:after="0" w:line="360" w:lineRule="auto"/>
        <w:ind w:left="440" w:hangingChars="200" w:hanging="440"/>
        <w:outlineLvl w:val="0"/>
        <w:rPr>
          <w:sz w:val="22"/>
          <w:szCs w:val="24"/>
        </w:rPr>
      </w:pPr>
    </w:p>
    <w:p w14:paraId="04691498" w14:textId="77777777" w:rsidR="00785573" w:rsidRPr="009B39F9" w:rsidRDefault="00180AEC" w:rsidP="00785573">
      <w:pPr>
        <w:pStyle w:val="a3"/>
        <w:numPr>
          <w:ilvl w:val="0"/>
          <w:numId w:val="10"/>
        </w:numPr>
        <w:spacing w:line="360" w:lineRule="auto"/>
        <w:ind w:leftChars="0"/>
        <w:outlineLvl w:val="0"/>
        <w:rPr>
          <w:b/>
          <w:bCs/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매트랩</w:t>
      </w:r>
      <w:proofErr w:type="spellEnd"/>
    </w:p>
    <w:p w14:paraId="45A33084" w14:textId="77777777" w:rsidR="004D5044" w:rsidRPr="00644422" w:rsidRDefault="00785573" w:rsidP="004D5044">
      <w:pPr>
        <w:spacing w:line="360" w:lineRule="auto"/>
        <w:outlineLvl w:val="0"/>
        <w:rPr>
          <w:bCs/>
          <w:sz w:val="22"/>
          <w:szCs w:val="24"/>
        </w:rPr>
      </w:pPr>
      <w:proofErr w:type="spellStart"/>
      <w:r w:rsidRPr="009B39F9">
        <w:rPr>
          <w:rFonts w:hint="eastAsia"/>
          <w:sz w:val="22"/>
          <w:szCs w:val="24"/>
        </w:rPr>
        <w:t>매트랩</w:t>
      </w:r>
      <w:proofErr w:type="spellEnd"/>
      <w:r w:rsidRPr="009B39F9">
        <w:rPr>
          <w:sz w:val="22"/>
          <w:szCs w:val="24"/>
        </w:rPr>
        <w:t xml:space="preserve">(MATLAB)은 </w:t>
      </w:r>
      <w:proofErr w:type="spellStart"/>
      <w:r w:rsidR="00DF7115">
        <w:rPr>
          <w:rFonts w:hint="eastAsia"/>
          <w:sz w:val="22"/>
          <w:szCs w:val="24"/>
        </w:rPr>
        <w:t>M</w:t>
      </w:r>
      <w:r w:rsidR="00DF7115">
        <w:rPr>
          <w:sz w:val="22"/>
          <w:szCs w:val="24"/>
        </w:rPr>
        <w:t>athWork</w:t>
      </w:r>
      <w:proofErr w:type="spellEnd"/>
      <w:r w:rsidR="00DF7115">
        <w:rPr>
          <w:rFonts w:hint="eastAsia"/>
          <w:sz w:val="22"/>
          <w:szCs w:val="24"/>
        </w:rPr>
        <w:t xml:space="preserve"> 사에서 개발한 </w:t>
      </w:r>
      <w:r w:rsidRPr="009B39F9">
        <w:rPr>
          <w:sz w:val="22"/>
          <w:szCs w:val="24"/>
        </w:rPr>
        <w:t>엔지니어 혹은 연구자가 데이터를 분석하고 알고리즘을 개발할 수 있는 수 있는 프로그래밍 언어다. 유료 라이센스를 필요로</w:t>
      </w:r>
      <w:r>
        <w:rPr>
          <w:rFonts w:hint="eastAsia"/>
          <w:sz w:val="22"/>
          <w:szCs w:val="24"/>
        </w:rPr>
        <w:t xml:space="preserve"> </w:t>
      </w:r>
      <w:r w:rsidRPr="009B39F9">
        <w:rPr>
          <w:sz w:val="22"/>
          <w:szCs w:val="24"/>
        </w:rPr>
        <w:t xml:space="preserve">하지만 활발한 커뮤니티를 토대로 다양한 솔루션을 구현할 수 있다. </w:t>
      </w:r>
      <w:r w:rsidR="004D5044" w:rsidRPr="00644422">
        <w:rPr>
          <w:rFonts w:hint="eastAsia"/>
          <w:bCs/>
          <w:sz w:val="22"/>
          <w:szCs w:val="24"/>
        </w:rPr>
        <w:t>행렬을 기반으로 한 계산 기능을 지원하며,</w:t>
      </w:r>
      <w:r w:rsidR="004D5044" w:rsidRPr="00644422">
        <w:rPr>
          <w:bCs/>
          <w:sz w:val="22"/>
          <w:szCs w:val="24"/>
        </w:rPr>
        <w:t xml:space="preserve"> </w:t>
      </w:r>
      <w:r w:rsidR="004D5044" w:rsidRPr="00644422">
        <w:rPr>
          <w:rFonts w:hint="eastAsia"/>
          <w:bCs/>
          <w:sz w:val="22"/>
          <w:szCs w:val="24"/>
        </w:rPr>
        <w:t>내장된 툴박스와 앱을 통해 여러 알고리즘을 빠르게 적용 및 문서화할 수 있다.</w:t>
      </w:r>
      <w:r w:rsidR="004D5044" w:rsidRPr="00644422">
        <w:rPr>
          <w:bCs/>
          <w:sz w:val="22"/>
          <w:szCs w:val="24"/>
        </w:rPr>
        <w:t xml:space="preserve"> </w:t>
      </w:r>
      <w:r w:rsidR="004D5044" w:rsidRPr="00644422">
        <w:rPr>
          <w:rFonts w:hint="eastAsia"/>
          <w:bCs/>
          <w:sz w:val="22"/>
          <w:szCs w:val="24"/>
        </w:rPr>
        <w:t>또한 다른 개발 언어와의 연계 및 S</w:t>
      </w:r>
      <w:r w:rsidR="004D5044" w:rsidRPr="00644422">
        <w:rPr>
          <w:bCs/>
          <w:sz w:val="22"/>
          <w:szCs w:val="24"/>
        </w:rPr>
        <w:t>imulink</w:t>
      </w:r>
      <w:r w:rsidR="004D5044" w:rsidRPr="00644422">
        <w:rPr>
          <w:rFonts w:hint="eastAsia"/>
          <w:bCs/>
          <w:sz w:val="22"/>
          <w:szCs w:val="24"/>
        </w:rPr>
        <w:t xml:space="preserve">를 통한 모델 기반 설계가 가능하여 </w:t>
      </w:r>
      <w:proofErr w:type="spellStart"/>
      <w:r w:rsidR="004D5044" w:rsidRPr="00644422">
        <w:rPr>
          <w:rFonts w:hint="eastAsia"/>
          <w:bCs/>
          <w:sz w:val="22"/>
          <w:szCs w:val="24"/>
        </w:rPr>
        <w:t>머신러닝</w:t>
      </w:r>
      <w:proofErr w:type="spellEnd"/>
      <w:r w:rsidR="004D5044" w:rsidRPr="00644422">
        <w:rPr>
          <w:rFonts w:hint="eastAsia"/>
          <w:bCs/>
          <w:sz w:val="22"/>
          <w:szCs w:val="24"/>
        </w:rPr>
        <w:t xml:space="preserve"> 및 </w:t>
      </w:r>
      <w:proofErr w:type="spellStart"/>
      <w:r w:rsidR="004D5044" w:rsidRPr="00644422">
        <w:rPr>
          <w:rFonts w:hint="eastAsia"/>
          <w:bCs/>
          <w:sz w:val="22"/>
          <w:szCs w:val="24"/>
        </w:rPr>
        <w:t>딥러닝에</w:t>
      </w:r>
      <w:proofErr w:type="spellEnd"/>
      <w:r w:rsidR="004D5044" w:rsidRPr="00644422">
        <w:rPr>
          <w:rFonts w:hint="eastAsia"/>
          <w:bCs/>
          <w:sz w:val="22"/>
          <w:szCs w:val="24"/>
        </w:rPr>
        <w:t xml:space="preserve"> 활발히 응용된다.</w:t>
      </w:r>
    </w:p>
    <w:p w14:paraId="6B21B8F0" w14:textId="790FE2E9" w:rsidR="003602FE" w:rsidRPr="009B39F9" w:rsidRDefault="003602FE" w:rsidP="009B39F9">
      <w:pPr>
        <w:spacing w:line="360" w:lineRule="auto"/>
        <w:outlineLvl w:val="0"/>
        <w:rPr>
          <w:b/>
          <w:bCs/>
          <w:sz w:val="22"/>
          <w:szCs w:val="24"/>
        </w:rPr>
      </w:pPr>
    </w:p>
    <w:p w14:paraId="00323E73" w14:textId="7F68491C" w:rsidR="003602FE" w:rsidRPr="00B76A3C" w:rsidRDefault="003602FE" w:rsidP="00572E27">
      <w:pPr>
        <w:pStyle w:val="a3"/>
        <w:numPr>
          <w:ilvl w:val="0"/>
          <w:numId w:val="10"/>
        </w:numPr>
        <w:spacing w:line="360" w:lineRule="auto"/>
        <w:ind w:leftChars="0"/>
        <w:outlineLvl w:val="0"/>
        <w:rPr>
          <w:ins w:id="0" w:author="장교진" w:date="2022-02-17T15:38:00Z"/>
          <w:b/>
          <w:bCs/>
          <w:sz w:val="22"/>
          <w:szCs w:val="24"/>
          <w:rPrChange w:id="1" w:author="장교진" w:date="2022-02-17T15:38:00Z">
            <w:rPr>
              <w:ins w:id="2" w:author="장교진" w:date="2022-02-17T15:38:00Z"/>
              <w:sz w:val="22"/>
              <w:szCs w:val="24"/>
            </w:rPr>
          </w:rPrChange>
        </w:rPr>
      </w:pPr>
      <w:r>
        <w:rPr>
          <w:rFonts w:hint="eastAsia"/>
          <w:sz w:val="22"/>
          <w:szCs w:val="24"/>
        </w:rPr>
        <w:t>R</w:t>
      </w:r>
    </w:p>
    <w:p w14:paraId="7DA0402A" w14:textId="77777777" w:rsidR="00B76A3C" w:rsidRPr="00B76A3C" w:rsidRDefault="00B76A3C" w:rsidP="00B76A3C">
      <w:pPr>
        <w:spacing w:line="360" w:lineRule="auto"/>
        <w:outlineLvl w:val="0"/>
        <w:rPr>
          <w:rFonts w:hint="eastAsia"/>
          <w:b/>
          <w:bCs/>
          <w:sz w:val="22"/>
          <w:szCs w:val="24"/>
          <w:rPrChange w:id="3" w:author="장교진" w:date="2022-02-17T15:38:00Z">
            <w:rPr>
              <w:rFonts w:hint="eastAsia"/>
            </w:rPr>
          </w:rPrChange>
        </w:rPr>
        <w:pPrChange w:id="4" w:author="장교진" w:date="2022-02-17T15:38:00Z">
          <w:pPr>
            <w:pStyle w:val="a3"/>
            <w:numPr>
              <w:numId w:val="10"/>
            </w:numPr>
            <w:spacing w:line="360" w:lineRule="auto"/>
            <w:ind w:leftChars="0" w:left="400" w:hanging="400"/>
            <w:outlineLvl w:val="0"/>
          </w:pPr>
        </w:pPrChange>
      </w:pPr>
    </w:p>
    <w:p w14:paraId="1AF8E7C5" w14:textId="2DA14314" w:rsidR="00BC19C1" w:rsidRDefault="00664655" w:rsidP="00664655">
      <w:pPr>
        <w:pStyle w:val="a3"/>
        <w:numPr>
          <w:ilvl w:val="0"/>
          <w:numId w:val="1"/>
        </w:numPr>
        <w:spacing w:line="360" w:lineRule="auto"/>
        <w:ind w:leftChars="0"/>
        <w:outlineLvl w:val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개발 환경 소개</w:t>
      </w:r>
    </w:p>
    <w:p w14:paraId="0AA563FA" w14:textId="597A52A2" w:rsidR="00664655" w:rsidRPr="00572E27" w:rsidRDefault="00E6739D" w:rsidP="00572E27">
      <w:pPr>
        <w:pStyle w:val="a3"/>
        <w:numPr>
          <w:ilvl w:val="0"/>
          <w:numId w:val="11"/>
        </w:numPr>
        <w:spacing w:line="360" w:lineRule="auto"/>
        <w:ind w:leftChars="0"/>
        <w:outlineLvl w:val="0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 xml:space="preserve">파이썬 </w:t>
      </w:r>
      <w:r w:rsidR="004D7C7E">
        <w:rPr>
          <w:sz w:val="22"/>
          <w:szCs w:val="24"/>
        </w:rPr>
        <w:t xml:space="preserve">- </w:t>
      </w:r>
      <w:r w:rsidR="00664655" w:rsidRPr="00572E27">
        <w:rPr>
          <w:sz w:val="22"/>
          <w:szCs w:val="24"/>
        </w:rPr>
        <w:t xml:space="preserve">Google </w:t>
      </w:r>
      <w:proofErr w:type="spellStart"/>
      <w:r w:rsidR="00664655" w:rsidRPr="00572E27">
        <w:rPr>
          <w:sz w:val="22"/>
          <w:szCs w:val="24"/>
        </w:rPr>
        <w:t>Colab</w:t>
      </w:r>
      <w:proofErr w:type="spellEnd"/>
    </w:p>
    <w:p w14:paraId="679FD7B3" w14:textId="4A8739C5" w:rsidR="001D3195" w:rsidRDefault="00AA2954">
      <w:pPr>
        <w:spacing w:line="360" w:lineRule="auto"/>
        <w:outlineLvl w:val="0"/>
        <w:rPr>
          <w:sz w:val="22"/>
          <w:szCs w:val="24"/>
        </w:rPr>
      </w:pPr>
      <w:r w:rsidRPr="00AA2954">
        <w:rPr>
          <w:sz w:val="22"/>
          <w:szCs w:val="24"/>
        </w:rPr>
        <w:t xml:space="preserve">Google에서 무료 서비스로 제공하는 </w:t>
      </w:r>
      <w:proofErr w:type="spellStart"/>
      <w:r w:rsidRPr="00AA2954">
        <w:rPr>
          <w:sz w:val="22"/>
          <w:szCs w:val="24"/>
        </w:rPr>
        <w:t>Colaboratory</w:t>
      </w:r>
      <w:proofErr w:type="spellEnd"/>
      <w:r w:rsidR="00C70460">
        <w:rPr>
          <w:sz w:val="22"/>
          <w:szCs w:val="24"/>
        </w:rPr>
        <w:t>(</w:t>
      </w:r>
      <w:proofErr w:type="spellStart"/>
      <w:r w:rsidRPr="00AA2954">
        <w:rPr>
          <w:sz w:val="22"/>
          <w:szCs w:val="24"/>
        </w:rPr>
        <w:t>Colab</w:t>
      </w:r>
      <w:proofErr w:type="spellEnd"/>
      <w:r w:rsidRPr="00AA2954">
        <w:rPr>
          <w:sz w:val="22"/>
          <w:szCs w:val="24"/>
        </w:rPr>
        <w:t>)는 Google</w:t>
      </w:r>
      <w:r w:rsidR="005F45D5">
        <w:rPr>
          <w:rFonts w:hint="eastAsia"/>
          <w:sz w:val="22"/>
          <w:szCs w:val="24"/>
        </w:rPr>
        <w:t xml:space="preserve"> 사의</w:t>
      </w:r>
      <w:r w:rsidRPr="00AA2954">
        <w:rPr>
          <w:sz w:val="22"/>
          <w:szCs w:val="24"/>
        </w:rPr>
        <w:t xml:space="preserve"> 하드웨어에 액세스할 수 있는 </w:t>
      </w:r>
      <w:r w:rsidR="001D3195">
        <w:rPr>
          <w:rFonts w:hint="eastAsia"/>
          <w:sz w:val="22"/>
          <w:szCs w:val="24"/>
        </w:rPr>
        <w:t xml:space="preserve">주피터 </w:t>
      </w:r>
      <w:r w:rsidRPr="00AA2954">
        <w:rPr>
          <w:sz w:val="22"/>
          <w:szCs w:val="24"/>
        </w:rPr>
        <w:t>노트북</w:t>
      </w:r>
      <w:r w:rsidR="001D3195">
        <w:rPr>
          <w:rFonts w:hint="eastAsia"/>
          <w:sz w:val="22"/>
          <w:szCs w:val="24"/>
        </w:rPr>
        <w:t>(</w:t>
      </w:r>
      <w:proofErr w:type="spellStart"/>
      <w:r w:rsidR="001D3195">
        <w:rPr>
          <w:sz w:val="22"/>
          <w:szCs w:val="24"/>
        </w:rPr>
        <w:t>Jupyter</w:t>
      </w:r>
      <w:proofErr w:type="spellEnd"/>
      <w:r w:rsidR="001D3195">
        <w:rPr>
          <w:sz w:val="22"/>
          <w:szCs w:val="24"/>
        </w:rPr>
        <w:t xml:space="preserve"> Notebook)</w:t>
      </w:r>
      <w:r w:rsidRPr="00AA2954">
        <w:rPr>
          <w:sz w:val="22"/>
          <w:szCs w:val="24"/>
        </w:rPr>
        <w:t xml:space="preserve"> 인터페이스를 제공</w:t>
      </w:r>
      <w:r w:rsidR="00C81736">
        <w:rPr>
          <w:rFonts w:hint="eastAsia"/>
          <w:sz w:val="22"/>
          <w:szCs w:val="24"/>
        </w:rPr>
        <w:t>한다.</w:t>
      </w:r>
      <w:r w:rsidR="00C81736">
        <w:rPr>
          <w:sz w:val="22"/>
          <w:szCs w:val="24"/>
        </w:rPr>
        <w:t xml:space="preserve"> </w:t>
      </w:r>
      <w:r w:rsidR="00C81736">
        <w:rPr>
          <w:rFonts w:hint="eastAsia"/>
          <w:sz w:val="22"/>
          <w:szCs w:val="24"/>
        </w:rPr>
        <w:t xml:space="preserve">해당 </w:t>
      </w:r>
      <w:r w:rsidRPr="00AA2954">
        <w:rPr>
          <w:sz w:val="22"/>
          <w:szCs w:val="24"/>
        </w:rPr>
        <w:t xml:space="preserve">노트북은 중앙 처리 장치(CPU)로 계산을 수행하거나 특수 그래픽 처리 장치(GPU) 및 </w:t>
      </w:r>
      <w:proofErr w:type="spellStart"/>
      <w:r w:rsidRPr="00AA2954">
        <w:rPr>
          <w:sz w:val="22"/>
          <w:szCs w:val="24"/>
        </w:rPr>
        <w:t>텐서</w:t>
      </w:r>
      <w:proofErr w:type="spellEnd"/>
      <w:r w:rsidRPr="00AA2954">
        <w:rPr>
          <w:sz w:val="22"/>
          <w:szCs w:val="24"/>
        </w:rPr>
        <w:t xml:space="preserve"> 처리 장치(TPU)를 통해 가속화할 수 있는 Google에서 제공 및 유지 관리하는 Linux 기반 가상 </w:t>
      </w:r>
      <w:proofErr w:type="spellStart"/>
      <w:r w:rsidRPr="00AA2954">
        <w:rPr>
          <w:sz w:val="22"/>
          <w:szCs w:val="24"/>
        </w:rPr>
        <w:t>머신에서</w:t>
      </w:r>
      <w:proofErr w:type="spellEnd"/>
      <w:r w:rsidRPr="00AA2954">
        <w:rPr>
          <w:sz w:val="22"/>
          <w:szCs w:val="24"/>
        </w:rPr>
        <w:t xml:space="preserve"> 실행</w:t>
      </w:r>
      <w:r w:rsidR="00C81736">
        <w:rPr>
          <w:rFonts w:hint="eastAsia"/>
          <w:sz w:val="22"/>
          <w:szCs w:val="24"/>
        </w:rPr>
        <w:t>된다.</w:t>
      </w:r>
    </w:p>
    <w:p w14:paraId="647A31FC" w14:textId="53512D32" w:rsidR="00664655" w:rsidRPr="00664655" w:rsidRDefault="00664655" w:rsidP="00C81736">
      <w:pPr>
        <w:spacing w:line="360" w:lineRule="auto"/>
        <w:outlineLvl w:val="0"/>
        <w:rPr>
          <w:sz w:val="22"/>
          <w:szCs w:val="24"/>
        </w:rPr>
      </w:pPr>
    </w:p>
    <w:p w14:paraId="3A8F6B59" w14:textId="2263159A" w:rsidR="00664655" w:rsidRPr="00572E27" w:rsidRDefault="00664655" w:rsidP="00572E27">
      <w:pPr>
        <w:pStyle w:val="a3"/>
        <w:numPr>
          <w:ilvl w:val="0"/>
          <w:numId w:val="11"/>
        </w:numPr>
        <w:spacing w:line="360" w:lineRule="auto"/>
        <w:ind w:leftChars="0"/>
        <w:outlineLvl w:val="0"/>
        <w:rPr>
          <w:sz w:val="22"/>
          <w:szCs w:val="24"/>
        </w:rPr>
      </w:pPr>
      <w:proofErr w:type="spellStart"/>
      <w:r w:rsidRPr="00572E27">
        <w:rPr>
          <w:sz w:val="22"/>
          <w:szCs w:val="24"/>
        </w:rPr>
        <w:t>Colab</w:t>
      </w:r>
      <w:proofErr w:type="spellEnd"/>
      <w:r w:rsidRPr="00572E27">
        <w:rPr>
          <w:sz w:val="22"/>
          <w:szCs w:val="24"/>
        </w:rPr>
        <w:t xml:space="preserve"> </w:t>
      </w:r>
      <w:r w:rsidRPr="00572E27">
        <w:rPr>
          <w:rFonts w:hint="eastAsia"/>
          <w:sz w:val="22"/>
          <w:szCs w:val="24"/>
        </w:rPr>
        <w:t>사용하기</w:t>
      </w:r>
    </w:p>
    <w:p w14:paraId="61BD94D7" w14:textId="4278F14B" w:rsidR="00C81736" w:rsidRDefault="00C81736" w:rsidP="00C81736">
      <w:pPr>
        <w:pStyle w:val="a3"/>
        <w:numPr>
          <w:ilvl w:val="0"/>
          <w:numId w:val="6"/>
        </w:numPr>
        <w:ind w:leftChars="0"/>
        <w:rPr>
          <w:rStyle w:val="a4"/>
          <w:color w:val="auto"/>
          <w:sz w:val="22"/>
          <w:u w:val="none"/>
        </w:rPr>
      </w:pPr>
      <w:r w:rsidRPr="00572E27">
        <w:rPr>
          <w:rFonts w:hint="eastAsia"/>
          <w:sz w:val="22"/>
          <w:szCs w:val="24"/>
        </w:rPr>
        <w:t>먼저</w:t>
      </w:r>
      <w:r w:rsidRPr="00572E27">
        <w:rPr>
          <w:sz w:val="22"/>
          <w:szCs w:val="24"/>
        </w:rPr>
        <w:t xml:space="preserve">, </w:t>
      </w:r>
      <w:proofErr w:type="spellStart"/>
      <w:r w:rsidRPr="00572E27">
        <w:rPr>
          <w:sz w:val="22"/>
          <w:szCs w:val="24"/>
        </w:rPr>
        <w:t>Colab</w:t>
      </w:r>
      <w:proofErr w:type="spellEnd"/>
      <w:r w:rsidRPr="00572E27">
        <w:rPr>
          <w:rFonts w:hint="eastAsia"/>
          <w:sz w:val="22"/>
          <w:szCs w:val="24"/>
        </w:rPr>
        <w:t>을</w:t>
      </w:r>
      <w:r w:rsidRPr="00572E27">
        <w:rPr>
          <w:sz w:val="22"/>
          <w:szCs w:val="24"/>
        </w:rPr>
        <w:t xml:space="preserve"> </w:t>
      </w:r>
      <w:r w:rsidRPr="00572E27">
        <w:rPr>
          <w:rFonts w:hint="eastAsia"/>
          <w:sz w:val="22"/>
          <w:szCs w:val="24"/>
        </w:rPr>
        <w:t>사용하기</w:t>
      </w:r>
      <w:r w:rsidRPr="00572E27">
        <w:rPr>
          <w:sz w:val="22"/>
          <w:szCs w:val="24"/>
        </w:rPr>
        <w:t xml:space="preserve"> </w:t>
      </w:r>
      <w:r w:rsidRPr="00572E27">
        <w:rPr>
          <w:rFonts w:hint="eastAsia"/>
          <w:sz w:val="22"/>
          <w:szCs w:val="24"/>
        </w:rPr>
        <w:t>위해서</w:t>
      </w:r>
      <w:r w:rsidRPr="00572E27">
        <w:rPr>
          <w:sz w:val="22"/>
          <w:szCs w:val="24"/>
        </w:rPr>
        <w:t xml:space="preserve"> </w:t>
      </w:r>
      <w:r w:rsidRPr="00572E27">
        <w:rPr>
          <w:rFonts w:hint="eastAsia"/>
          <w:sz w:val="22"/>
          <w:szCs w:val="24"/>
        </w:rPr>
        <w:t>구글</w:t>
      </w:r>
      <w:r w:rsidRPr="00572E27">
        <w:rPr>
          <w:sz w:val="22"/>
          <w:szCs w:val="24"/>
        </w:rPr>
        <w:t xml:space="preserve"> </w:t>
      </w:r>
      <w:r w:rsidRPr="00572E27">
        <w:rPr>
          <w:rFonts w:hint="eastAsia"/>
          <w:sz w:val="22"/>
          <w:szCs w:val="24"/>
        </w:rPr>
        <w:t>계정이</w:t>
      </w:r>
      <w:r w:rsidRPr="00572E27">
        <w:rPr>
          <w:sz w:val="22"/>
          <w:szCs w:val="24"/>
        </w:rPr>
        <w:t xml:space="preserve"> </w:t>
      </w:r>
      <w:r w:rsidRPr="00572E27">
        <w:rPr>
          <w:rFonts w:hint="eastAsia"/>
          <w:sz w:val="22"/>
          <w:szCs w:val="24"/>
        </w:rPr>
        <w:t>있어야</w:t>
      </w:r>
      <w:r w:rsidRPr="00572E27">
        <w:rPr>
          <w:sz w:val="22"/>
          <w:szCs w:val="24"/>
        </w:rPr>
        <w:t xml:space="preserve"> </w:t>
      </w:r>
      <w:r w:rsidRPr="00572E27">
        <w:rPr>
          <w:rFonts w:hint="eastAsia"/>
          <w:sz w:val="22"/>
          <w:szCs w:val="24"/>
        </w:rPr>
        <w:t>한다</w:t>
      </w:r>
      <w:r w:rsidRPr="00572E27">
        <w:rPr>
          <w:sz w:val="22"/>
          <w:szCs w:val="24"/>
        </w:rPr>
        <w:t xml:space="preserve">. </w:t>
      </w:r>
      <w:r w:rsidRPr="00572E27">
        <w:rPr>
          <w:rFonts w:hint="eastAsia"/>
          <w:sz w:val="22"/>
          <w:szCs w:val="24"/>
        </w:rPr>
        <w:t>이후</w:t>
      </w:r>
      <w:r w:rsidRPr="00572E27">
        <w:rPr>
          <w:sz w:val="22"/>
          <w:szCs w:val="24"/>
        </w:rPr>
        <w:t xml:space="preserve"> </w:t>
      </w:r>
      <w:proofErr w:type="spellStart"/>
      <w:r w:rsidRPr="00572E27">
        <w:rPr>
          <w:sz w:val="22"/>
          <w:szCs w:val="24"/>
        </w:rPr>
        <w:t>Colab</w:t>
      </w:r>
      <w:proofErr w:type="spellEnd"/>
      <w:r w:rsidRPr="00572E27">
        <w:rPr>
          <w:sz w:val="22"/>
          <w:szCs w:val="24"/>
        </w:rPr>
        <w:t xml:space="preserve"> </w:t>
      </w:r>
      <w:r w:rsidRPr="00572E27">
        <w:rPr>
          <w:rFonts w:hint="eastAsia"/>
          <w:sz w:val="22"/>
          <w:szCs w:val="24"/>
        </w:rPr>
        <w:t>사이트</w:t>
      </w:r>
      <w:r w:rsidRPr="00572E27">
        <w:rPr>
          <w:sz w:val="22"/>
        </w:rPr>
        <w:t>(</w:t>
      </w:r>
      <w:hyperlink r:id="rId8" w:history="1">
        <w:r w:rsidRPr="00C81736">
          <w:rPr>
            <w:rStyle w:val="a4"/>
            <w:sz w:val="22"/>
          </w:rPr>
          <w:t>http://colab.research.google.com/</w:t>
        </w:r>
      </w:hyperlink>
      <w:r w:rsidRPr="00C81736">
        <w:rPr>
          <w:rStyle w:val="a4"/>
          <w:color w:val="auto"/>
          <w:sz w:val="22"/>
          <w:u w:val="none"/>
        </w:rPr>
        <w:t>)</w:t>
      </w:r>
      <w:r w:rsidRPr="00C81736">
        <w:rPr>
          <w:rStyle w:val="a4"/>
          <w:rFonts w:hint="eastAsia"/>
          <w:color w:val="auto"/>
          <w:sz w:val="22"/>
          <w:u w:val="none"/>
        </w:rPr>
        <w:t>로 접속하여 로그인을 한다.</w:t>
      </w:r>
    </w:p>
    <w:p w14:paraId="34CD9793" w14:textId="5133D404" w:rsidR="00C81736" w:rsidRDefault="00C81736" w:rsidP="00572E27">
      <w:pPr>
        <w:pStyle w:val="a3"/>
        <w:ind w:leftChars="0" w:left="760"/>
        <w:rPr>
          <w:rStyle w:val="a4"/>
          <w:color w:val="auto"/>
          <w:sz w:val="22"/>
          <w:u w:val="none"/>
        </w:rPr>
      </w:pPr>
      <w:r w:rsidRPr="00DD73F1">
        <w:rPr>
          <w:noProof/>
        </w:rPr>
        <w:drawing>
          <wp:inline distT="0" distB="0" distL="0" distR="0" wp14:anchorId="4C597E7C" wp14:editId="373BAD66">
            <wp:extent cx="5731510" cy="2451735"/>
            <wp:effectExtent l="0" t="0" r="2540" b="5715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36D34" w14:textId="0F0D3183" w:rsidR="00C81736" w:rsidRDefault="00C81736" w:rsidP="00C81736">
      <w:pPr>
        <w:pStyle w:val="a3"/>
        <w:numPr>
          <w:ilvl w:val="0"/>
          <w:numId w:val="6"/>
        </w:numPr>
        <w:ind w:leftChars="0"/>
        <w:rPr>
          <w:sz w:val="22"/>
        </w:rPr>
      </w:pPr>
      <w:r w:rsidRPr="00C6677C">
        <w:rPr>
          <w:rFonts w:hint="eastAsia"/>
          <w:sz w:val="22"/>
        </w:rPr>
        <w:t>로그인하면</w:t>
      </w:r>
      <w:r w:rsidRPr="00C6677C">
        <w:rPr>
          <w:sz w:val="22"/>
        </w:rPr>
        <w:t xml:space="preserve"> </w:t>
      </w:r>
      <w:r w:rsidRPr="00C6677C">
        <w:rPr>
          <w:rFonts w:hint="eastAsia"/>
          <w:sz w:val="22"/>
        </w:rPr>
        <w:t xml:space="preserve">지금까지 </w:t>
      </w:r>
      <w:proofErr w:type="spellStart"/>
      <w:r w:rsidRPr="00C6677C">
        <w:rPr>
          <w:sz w:val="22"/>
        </w:rPr>
        <w:t>Colab</w:t>
      </w:r>
      <w:proofErr w:type="spellEnd"/>
      <w:r w:rsidRPr="00C6677C">
        <w:rPr>
          <w:rFonts w:hint="eastAsia"/>
          <w:sz w:val="22"/>
        </w:rPr>
        <w:t>을 사용해서 작업한 파이썬 파일들</w:t>
      </w:r>
      <w:r w:rsidR="001D3195">
        <w:rPr>
          <w:rFonts w:hint="eastAsia"/>
          <w:sz w:val="22"/>
        </w:rPr>
        <w:t>을</w:t>
      </w:r>
      <w:r w:rsidRPr="00C6677C">
        <w:rPr>
          <w:rFonts w:hint="eastAsia"/>
          <w:sz w:val="22"/>
        </w:rPr>
        <w:t xml:space="preserve"> 보여준다.</w:t>
      </w:r>
      <w:r w:rsidRPr="00C6677C">
        <w:rPr>
          <w:sz w:val="22"/>
        </w:rPr>
        <w:t xml:space="preserve"> </w:t>
      </w:r>
      <w:proofErr w:type="spellStart"/>
      <w:r w:rsidRPr="00C6677C">
        <w:rPr>
          <w:sz w:val="22"/>
        </w:rPr>
        <w:t>Colab</w:t>
      </w:r>
      <w:proofErr w:type="spellEnd"/>
      <w:r w:rsidR="001D3195">
        <w:rPr>
          <w:rFonts w:hint="eastAsia"/>
          <w:sz w:val="22"/>
        </w:rPr>
        <w:t>에 처음 접속한</w:t>
      </w:r>
      <w:r w:rsidRPr="00C6677C">
        <w:rPr>
          <w:rFonts w:hint="eastAsia"/>
          <w:sz w:val="22"/>
        </w:rPr>
        <w:t xml:space="preserve"> 사용자는 아래 그림과 같이 </w:t>
      </w:r>
      <w:r w:rsidR="008712B0">
        <w:rPr>
          <w:rFonts w:hint="eastAsia"/>
          <w:sz w:val="22"/>
        </w:rPr>
        <w:t xml:space="preserve">최근 사용 </w:t>
      </w:r>
      <w:r w:rsidRPr="00C6677C">
        <w:rPr>
          <w:rFonts w:hint="eastAsia"/>
          <w:sz w:val="22"/>
        </w:rPr>
        <w:t>파일이 없을 것이다.</w:t>
      </w:r>
    </w:p>
    <w:p w14:paraId="4733F37E" w14:textId="039540DF" w:rsidR="00C81736" w:rsidRDefault="00C81736" w:rsidP="00C81736">
      <w:pPr>
        <w:pStyle w:val="a3"/>
        <w:ind w:leftChars="0" w:left="760"/>
        <w:rPr>
          <w:rStyle w:val="a4"/>
          <w:color w:val="auto"/>
          <w:sz w:val="22"/>
          <w:u w:val="none"/>
        </w:rPr>
      </w:pPr>
      <w:r w:rsidRPr="00391F70">
        <w:rPr>
          <w:noProof/>
        </w:rPr>
        <w:lastRenderedPageBreak/>
        <w:drawing>
          <wp:inline distT="0" distB="0" distL="0" distR="0" wp14:anchorId="6AF94D57" wp14:editId="72BE1A82">
            <wp:extent cx="5731510" cy="2757805"/>
            <wp:effectExtent l="0" t="0" r="2540" b="444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7193" w14:textId="6E633740" w:rsidR="00C81736" w:rsidRPr="00C81736" w:rsidRDefault="00C81736" w:rsidP="00C81736">
      <w:pPr>
        <w:pStyle w:val="a3"/>
        <w:numPr>
          <w:ilvl w:val="0"/>
          <w:numId w:val="6"/>
        </w:numPr>
        <w:ind w:leftChars="0"/>
        <w:rPr>
          <w:sz w:val="22"/>
        </w:rPr>
      </w:pPr>
      <w:r w:rsidRPr="00C81736">
        <w:rPr>
          <w:rFonts w:hint="eastAsia"/>
          <w:sz w:val="22"/>
        </w:rPr>
        <w:t>파이썬 코딩을 위한 새로운 노트북을 실행하려면 화면 왼쪽 상단에 있는 파일 메뉴를 클릭한다,</w:t>
      </w:r>
      <w:r w:rsidRPr="00C81736">
        <w:rPr>
          <w:sz w:val="22"/>
        </w:rPr>
        <w:t xml:space="preserve"> </w:t>
      </w:r>
      <w:r w:rsidRPr="00C81736">
        <w:rPr>
          <w:rFonts w:hint="eastAsia"/>
          <w:sz w:val="22"/>
        </w:rPr>
        <w:t xml:space="preserve">이후 하위 메뉴들 중 </w:t>
      </w:r>
      <w:proofErr w:type="spellStart"/>
      <w:r w:rsidRPr="00C81736">
        <w:rPr>
          <w:rFonts w:hint="eastAsia"/>
          <w:sz w:val="22"/>
        </w:rPr>
        <w:t>새노트</w:t>
      </w:r>
      <w:proofErr w:type="spellEnd"/>
      <w:r w:rsidRPr="00C81736">
        <w:rPr>
          <w:rFonts w:hint="eastAsia"/>
          <w:sz w:val="22"/>
        </w:rPr>
        <w:t xml:space="preserve"> 메뉴를 선택하</w:t>
      </w:r>
      <w:r w:rsidR="008712B0">
        <w:rPr>
          <w:rFonts w:hint="eastAsia"/>
          <w:sz w:val="22"/>
        </w:rPr>
        <w:t>면 된다</w:t>
      </w:r>
      <w:r w:rsidRPr="00C81736">
        <w:rPr>
          <w:rFonts w:hint="eastAsia"/>
          <w:sz w:val="22"/>
        </w:rPr>
        <w:t>.</w:t>
      </w:r>
    </w:p>
    <w:p w14:paraId="0FE65427" w14:textId="050B9549" w:rsidR="00C81736" w:rsidRDefault="00C81736" w:rsidP="00C81736">
      <w:pPr>
        <w:pStyle w:val="a3"/>
        <w:ind w:leftChars="0" w:left="760"/>
        <w:rPr>
          <w:rStyle w:val="a4"/>
          <w:color w:val="auto"/>
          <w:sz w:val="22"/>
          <w:u w:val="none"/>
        </w:rPr>
      </w:pPr>
      <w:r w:rsidRPr="00391F70">
        <w:rPr>
          <w:noProof/>
        </w:rPr>
        <w:drawing>
          <wp:inline distT="0" distB="0" distL="0" distR="0" wp14:anchorId="528F63E7" wp14:editId="7BC6F592">
            <wp:extent cx="5731510" cy="2648585"/>
            <wp:effectExtent l="0" t="0" r="254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155D5" w14:textId="77E68BC1" w:rsidR="00C81736" w:rsidRDefault="00C81736" w:rsidP="00C81736">
      <w:pPr>
        <w:pStyle w:val="a3"/>
        <w:numPr>
          <w:ilvl w:val="0"/>
          <w:numId w:val="6"/>
        </w:numPr>
        <w:ind w:leftChars="0"/>
        <w:rPr>
          <w:sz w:val="22"/>
        </w:rPr>
      </w:pPr>
      <w:r w:rsidRPr="00C81736">
        <w:rPr>
          <w:rFonts w:hint="eastAsia"/>
          <w:sz w:val="22"/>
        </w:rPr>
        <w:t xml:space="preserve">새노트를 실행하면 </w:t>
      </w:r>
      <w:r w:rsidR="008712B0">
        <w:rPr>
          <w:rFonts w:hint="eastAsia"/>
          <w:sz w:val="22"/>
        </w:rPr>
        <w:t>주피터 노트북</w:t>
      </w:r>
      <w:r w:rsidRPr="00C81736">
        <w:rPr>
          <w:rFonts w:hint="eastAsia"/>
          <w:sz w:val="22"/>
        </w:rPr>
        <w:t>과 유사</w:t>
      </w:r>
      <w:r w:rsidR="008712B0">
        <w:rPr>
          <w:rFonts w:hint="eastAsia"/>
          <w:sz w:val="22"/>
        </w:rPr>
        <w:t>하게</w:t>
      </w:r>
      <w:r w:rsidRPr="00C81736">
        <w:rPr>
          <w:rFonts w:hint="eastAsia"/>
          <w:sz w:val="22"/>
        </w:rPr>
        <w:t xml:space="preserve"> 파이썬 코드를 입력하고 실행할 수 있는 노트북이</w:t>
      </w:r>
      <w:r w:rsidR="00FF1240">
        <w:rPr>
          <w:rFonts w:hint="eastAsia"/>
          <w:sz w:val="22"/>
        </w:rPr>
        <w:t xml:space="preserve"> 열리고</w:t>
      </w:r>
      <w:r w:rsidRPr="00C81736">
        <w:rPr>
          <w:sz w:val="22"/>
        </w:rPr>
        <w:t xml:space="preserve"> </w:t>
      </w:r>
      <w:r w:rsidRPr="00C81736">
        <w:rPr>
          <w:rFonts w:hint="eastAsia"/>
          <w:sz w:val="22"/>
        </w:rPr>
        <w:t xml:space="preserve">아래 그림과 같이 코드를 기입하고 실행할 수 있는 셀(cell)이 </w:t>
      </w:r>
      <w:r>
        <w:rPr>
          <w:rFonts w:hint="eastAsia"/>
          <w:sz w:val="22"/>
        </w:rPr>
        <w:t>생성된다</w:t>
      </w:r>
      <w:r w:rsidRPr="00C81736">
        <w:rPr>
          <w:rFonts w:hint="eastAsia"/>
          <w:sz w:val="22"/>
        </w:rPr>
        <w:t>.</w:t>
      </w:r>
    </w:p>
    <w:p w14:paraId="21BD0CCE" w14:textId="20A3BA8C" w:rsidR="00C81736" w:rsidRPr="00C81736" w:rsidRDefault="00C81736" w:rsidP="00572E27">
      <w:pPr>
        <w:pStyle w:val="a3"/>
        <w:ind w:leftChars="0" w:left="760"/>
        <w:rPr>
          <w:sz w:val="22"/>
        </w:rPr>
      </w:pPr>
      <w:r w:rsidRPr="00C6677C">
        <w:rPr>
          <w:noProof/>
        </w:rPr>
        <w:lastRenderedPageBreak/>
        <w:drawing>
          <wp:inline distT="0" distB="0" distL="0" distR="0" wp14:anchorId="4438413C" wp14:editId="433E327F">
            <wp:extent cx="5731510" cy="269494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ACFDD" w14:textId="59E96424" w:rsidR="00C81736" w:rsidRDefault="00CD0561" w:rsidP="00C81736">
      <w:pPr>
        <w:pStyle w:val="a3"/>
        <w:numPr>
          <w:ilvl w:val="0"/>
          <w:numId w:val="6"/>
        </w:numPr>
        <w:ind w:leftChars="0"/>
        <w:rPr>
          <w:rStyle w:val="a4"/>
          <w:color w:val="auto"/>
          <w:sz w:val="22"/>
          <w:u w:val="none"/>
        </w:rPr>
      </w:pPr>
      <w:proofErr w:type="spellStart"/>
      <w:r>
        <w:rPr>
          <w:rStyle w:val="a4"/>
          <w:rFonts w:hint="eastAsia"/>
          <w:color w:val="auto"/>
          <w:sz w:val="22"/>
          <w:u w:val="none"/>
        </w:rPr>
        <w:t>C</w:t>
      </w:r>
      <w:r>
        <w:rPr>
          <w:rStyle w:val="a4"/>
          <w:color w:val="auto"/>
          <w:sz w:val="22"/>
          <w:u w:val="none"/>
        </w:rPr>
        <w:t>olab</w:t>
      </w:r>
      <w:proofErr w:type="spellEnd"/>
      <w:r>
        <w:rPr>
          <w:rStyle w:val="a4"/>
          <w:rFonts w:hint="eastAsia"/>
          <w:color w:val="auto"/>
          <w:sz w:val="22"/>
          <w:u w:val="none"/>
        </w:rPr>
        <w:t>은 일반적인</w:t>
      </w:r>
      <w:r>
        <w:rPr>
          <w:rStyle w:val="a4"/>
          <w:color w:val="auto"/>
          <w:sz w:val="22"/>
          <w:u w:val="none"/>
        </w:rPr>
        <w:t xml:space="preserve"> </w:t>
      </w:r>
      <w:r>
        <w:rPr>
          <w:rStyle w:val="a4"/>
          <w:rFonts w:hint="eastAsia"/>
          <w:color w:val="auto"/>
          <w:sz w:val="22"/>
          <w:u w:val="none"/>
        </w:rPr>
        <w:t>개발 환경과 달리</w:t>
      </w:r>
      <w:r>
        <w:rPr>
          <w:rStyle w:val="a4"/>
          <w:color w:val="auto"/>
          <w:sz w:val="22"/>
          <w:u w:val="none"/>
        </w:rPr>
        <w:t xml:space="preserve"> </w:t>
      </w:r>
      <w:r>
        <w:rPr>
          <w:rStyle w:val="a4"/>
          <w:rFonts w:hint="eastAsia"/>
          <w:color w:val="auto"/>
          <w:sz w:val="22"/>
          <w:u w:val="none"/>
        </w:rPr>
        <w:t>로컬에서 파일을</w:t>
      </w:r>
      <w:r>
        <w:rPr>
          <w:rStyle w:val="a4"/>
          <w:color w:val="auto"/>
          <w:sz w:val="22"/>
          <w:u w:val="none"/>
        </w:rPr>
        <w:t xml:space="preserve"> </w:t>
      </w:r>
      <w:r>
        <w:rPr>
          <w:rStyle w:val="a4"/>
          <w:rFonts w:hint="eastAsia"/>
          <w:color w:val="auto"/>
          <w:sz w:val="22"/>
          <w:u w:val="none"/>
        </w:rPr>
        <w:t>불러올 수 없고</w:t>
      </w:r>
      <w:r>
        <w:rPr>
          <w:rStyle w:val="a4"/>
          <w:color w:val="auto"/>
          <w:sz w:val="22"/>
          <w:u w:val="none"/>
        </w:rPr>
        <w:t xml:space="preserve"> Google </w:t>
      </w:r>
      <w:r>
        <w:rPr>
          <w:rStyle w:val="a4"/>
          <w:rFonts w:hint="eastAsia"/>
          <w:color w:val="auto"/>
          <w:sz w:val="22"/>
          <w:u w:val="none"/>
        </w:rPr>
        <w:t>D</w:t>
      </w:r>
      <w:r>
        <w:rPr>
          <w:rStyle w:val="a4"/>
          <w:color w:val="auto"/>
          <w:sz w:val="22"/>
          <w:u w:val="none"/>
        </w:rPr>
        <w:t>rive</w:t>
      </w:r>
      <w:r>
        <w:rPr>
          <w:rStyle w:val="a4"/>
          <w:rFonts w:hint="eastAsia"/>
          <w:color w:val="auto"/>
          <w:sz w:val="22"/>
          <w:u w:val="none"/>
        </w:rPr>
        <w:t xml:space="preserve">를 이용해야 한다. </w:t>
      </w:r>
      <w:r w:rsidR="00C81736">
        <w:rPr>
          <w:rStyle w:val="a4"/>
          <w:rFonts w:hint="eastAsia"/>
          <w:color w:val="auto"/>
          <w:sz w:val="22"/>
          <w:u w:val="none"/>
        </w:rPr>
        <w:t>G</w:t>
      </w:r>
      <w:r w:rsidR="00C81736">
        <w:rPr>
          <w:rStyle w:val="a4"/>
          <w:color w:val="auto"/>
          <w:sz w:val="22"/>
          <w:u w:val="none"/>
        </w:rPr>
        <w:t>oogle Drive</w:t>
      </w:r>
      <w:r w:rsidR="00C81736">
        <w:rPr>
          <w:rStyle w:val="a4"/>
          <w:rFonts w:hint="eastAsia"/>
          <w:color w:val="auto"/>
          <w:sz w:val="22"/>
          <w:u w:val="none"/>
        </w:rPr>
        <w:t xml:space="preserve">와 연동하기 위해서는 </w:t>
      </w:r>
      <w:r w:rsidR="009534AA">
        <w:rPr>
          <w:rStyle w:val="a4"/>
          <w:rFonts w:hint="eastAsia"/>
          <w:color w:val="auto"/>
          <w:sz w:val="22"/>
          <w:u w:val="none"/>
        </w:rPr>
        <w:t>다음과 같은 두가지 중 하나의 방법을 따른다.</w:t>
      </w:r>
    </w:p>
    <w:p w14:paraId="01CCCC15" w14:textId="4B665BB1" w:rsidR="009534AA" w:rsidRPr="009534AA" w:rsidRDefault="009534AA" w:rsidP="00572E27">
      <w:pPr>
        <w:ind w:left="400"/>
        <w:rPr>
          <w:rStyle w:val="a4"/>
          <w:color w:val="auto"/>
          <w:sz w:val="22"/>
          <w:u w:val="none"/>
        </w:rPr>
      </w:pPr>
      <w:r>
        <w:rPr>
          <w:rStyle w:val="a4"/>
          <w:rFonts w:hint="eastAsia"/>
          <w:color w:val="auto"/>
          <w:sz w:val="22"/>
          <w:u w:val="none"/>
        </w:rPr>
        <w:t xml:space="preserve">방법 </w:t>
      </w:r>
      <w:r>
        <w:rPr>
          <w:rStyle w:val="a4"/>
          <w:color w:val="auto"/>
          <w:sz w:val="22"/>
          <w:u w:val="none"/>
        </w:rPr>
        <w:t>1.</w:t>
      </w:r>
    </w:p>
    <w:p w14:paraId="5E1EEE1E" w14:textId="0890CB8D" w:rsidR="009534AA" w:rsidRDefault="009534AA" w:rsidP="009534AA">
      <w:pPr>
        <w:pStyle w:val="a3"/>
        <w:numPr>
          <w:ilvl w:val="0"/>
          <w:numId w:val="7"/>
        </w:numPr>
        <w:ind w:leftChars="0"/>
        <w:rPr>
          <w:rStyle w:val="a4"/>
          <w:color w:val="auto"/>
          <w:sz w:val="22"/>
          <w:u w:val="none"/>
        </w:rPr>
      </w:pPr>
      <w:r>
        <w:rPr>
          <w:rStyle w:val="a4"/>
          <w:rFonts w:hint="eastAsia"/>
          <w:color w:val="auto"/>
          <w:sz w:val="22"/>
          <w:u w:val="none"/>
        </w:rPr>
        <w:t xml:space="preserve">왼쪽의 폴더 모양 </w:t>
      </w:r>
      <w:r>
        <w:rPr>
          <w:rStyle w:val="a4"/>
          <w:color w:val="auto"/>
          <w:sz w:val="22"/>
          <w:u w:val="none"/>
        </w:rPr>
        <w:t xml:space="preserve">– </w:t>
      </w:r>
      <w:r>
        <w:rPr>
          <w:rStyle w:val="a4"/>
          <w:rFonts w:hint="eastAsia"/>
          <w:color w:val="auto"/>
          <w:sz w:val="22"/>
          <w:u w:val="none"/>
        </w:rPr>
        <w:t>드라이브 마운트 버튼을 눌러준다.</w:t>
      </w:r>
    </w:p>
    <w:p w14:paraId="35DDA4EF" w14:textId="162139B0" w:rsidR="00EF668D" w:rsidRDefault="00EF668D" w:rsidP="00572E27">
      <w:pPr>
        <w:pStyle w:val="a3"/>
        <w:ind w:leftChars="0" w:left="760"/>
        <w:rPr>
          <w:rStyle w:val="a4"/>
          <w:color w:val="auto"/>
          <w:sz w:val="22"/>
          <w:u w:val="none"/>
        </w:rPr>
      </w:pPr>
      <w:r>
        <w:rPr>
          <w:noProof/>
        </w:rPr>
        <w:drawing>
          <wp:inline distT="0" distB="0" distL="0" distR="0" wp14:anchorId="13AECA4A" wp14:editId="339338F3">
            <wp:extent cx="3152775" cy="2847975"/>
            <wp:effectExtent l="0" t="0" r="9525" b="9525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0FA2D" w14:textId="5A2533DB" w:rsidR="009534AA" w:rsidRDefault="009534AA" w:rsidP="009534AA">
      <w:pPr>
        <w:pStyle w:val="a3"/>
        <w:numPr>
          <w:ilvl w:val="0"/>
          <w:numId w:val="7"/>
        </w:numPr>
        <w:ind w:leftChars="0"/>
        <w:rPr>
          <w:rStyle w:val="a4"/>
          <w:color w:val="auto"/>
          <w:sz w:val="22"/>
          <w:u w:val="none"/>
        </w:rPr>
      </w:pPr>
      <w:r>
        <w:rPr>
          <w:rStyle w:val="a4"/>
          <w:rFonts w:hint="eastAsia"/>
          <w:color w:val="auto"/>
          <w:sz w:val="22"/>
          <w:u w:val="none"/>
        </w:rPr>
        <w:t>G</w:t>
      </w:r>
      <w:r>
        <w:rPr>
          <w:rStyle w:val="a4"/>
          <w:color w:val="auto"/>
          <w:sz w:val="22"/>
          <w:u w:val="none"/>
        </w:rPr>
        <w:t xml:space="preserve">oogle Drive </w:t>
      </w:r>
      <w:r>
        <w:rPr>
          <w:rStyle w:val="a4"/>
          <w:rFonts w:hint="eastAsia"/>
          <w:color w:val="auto"/>
          <w:sz w:val="22"/>
          <w:u w:val="none"/>
        </w:rPr>
        <w:t>파일 액세스 허용</w:t>
      </w:r>
    </w:p>
    <w:p w14:paraId="60433CE3" w14:textId="49676643" w:rsidR="00EF668D" w:rsidRDefault="00EF668D" w:rsidP="00572E27">
      <w:pPr>
        <w:pStyle w:val="a3"/>
        <w:ind w:leftChars="0" w:left="760"/>
        <w:rPr>
          <w:rStyle w:val="a4"/>
          <w:color w:val="auto"/>
          <w:sz w:val="22"/>
          <w:u w:val="none"/>
        </w:rPr>
      </w:pPr>
      <w:r>
        <w:rPr>
          <w:noProof/>
        </w:rPr>
        <w:lastRenderedPageBreak/>
        <w:drawing>
          <wp:inline distT="0" distB="0" distL="0" distR="0" wp14:anchorId="1ECAF999" wp14:editId="25565E08">
            <wp:extent cx="5731510" cy="1206500"/>
            <wp:effectExtent l="0" t="0" r="254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4B924" w14:textId="286B9823" w:rsidR="009534AA" w:rsidRDefault="009534AA" w:rsidP="009534AA">
      <w:pPr>
        <w:ind w:left="400"/>
        <w:rPr>
          <w:rStyle w:val="a4"/>
          <w:color w:val="auto"/>
          <w:sz w:val="22"/>
          <w:u w:val="none"/>
        </w:rPr>
      </w:pPr>
      <w:r>
        <w:rPr>
          <w:rStyle w:val="a4"/>
          <w:rFonts w:hint="eastAsia"/>
          <w:color w:val="auto"/>
          <w:sz w:val="22"/>
          <w:u w:val="none"/>
        </w:rPr>
        <w:t xml:space="preserve">방법 </w:t>
      </w:r>
      <w:r>
        <w:rPr>
          <w:rStyle w:val="a4"/>
          <w:color w:val="auto"/>
          <w:sz w:val="22"/>
          <w:u w:val="none"/>
        </w:rPr>
        <w:t>2.</w:t>
      </w:r>
    </w:p>
    <w:p w14:paraId="42B82CAA" w14:textId="4BBB7D45" w:rsidR="009534AA" w:rsidRDefault="009534AA" w:rsidP="009534AA">
      <w:pPr>
        <w:pStyle w:val="a3"/>
        <w:numPr>
          <w:ilvl w:val="0"/>
          <w:numId w:val="8"/>
        </w:numPr>
        <w:ind w:leftChars="0"/>
        <w:rPr>
          <w:rStyle w:val="a4"/>
          <w:color w:val="auto"/>
          <w:sz w:val="22"/>
          <w:u w:val="none"/>
        </w:rPr>
      </w:pPr>
      <w:r>
        <w:rPr>
          <w:rStyle w:val="a4"/>
          <w:rFonts w:hint="eastAsia"/>
          <w:color w:val="auto"/>
          <w:sz w:val="22"/>
          <w:u w:val="none"/>
        </w:rPr>
        <w:t>G</w:t>
      </w:r>
      <w:r>
        <w:rPr>
          <w:rStyle w:val="a4"/>
          <w:color w:val="auto"/>
          <w:sz w:val="22"/>
          <w:u w:val="none"/>
        </w:rPr>
        <w:t>oogle Drive</w:t>
      </w:r>
      <w:r>
        <w:rPr>
          <w:rStyle w:val="a4"/>
          <w:rFonts w:hint="eastAsia"/>
          <w:color w:val="auto"/>
          <w:sz w:val="22"/>
          <w:u w:val="none"/>
        </w:rPr>
        <w:t>를</w:t>
      </w:r>
      <w:r>
        <w:rPr>
          <w:rStyle w:val="a4"/>
          <w:color w:val="auto"/>
          <w:sz w:val="22"/>
          <w:u w:val="none"/>
        </w:rPr>
        <w:t xml:space="preserve"> </w:t>
      </w:r>
      <w:r>
        <w:rPr>
          <w:rStyle w:val="a4"/>
          <w:rFonts w:hint="eastAsia"/>
          <w:color w:val="auto"/>
          <w:sz w:val="22"/>
          <w:u w:val="none"/>
        </w:rPr>
        <w:t>마운트 하는 명령어(소스코드)를 입력한다.</w:t>
      </w:r>
    </w:p>
    <w:p w14:paraId="462DEEA1" w14:textId="1E0A89AB" w:rsidR="00EF668D" w:rsidRDefault="00EF668D" w:rsidP="00572E27">
      <w:pPr>
        <w:pStyle w:val="a3"/>
        <w:ind w:leftChars="0" w:left="760"/>
        <w:rPr>
          <w:rStyle w:val="a4"/>
          <w:color w:val="auto"/>
          <w:sz w:val="22"/>
          <w:u w:val="none"/>
        </w:rPr>
      </w:pPr>
      <w:r>
        <w:rPr>
          <w:noProof/>
        </w:rPr>
        <w:drawing>
          <wp:inline distT="0" distB="0" distL="0" distR="0" wp14:anchorId="15503167" wp14:editId="4083EC73">
            <wp:extent cx="2876550" cy="638175"/>
            <wp:effectExtent l="0" t="0" r="0" b="9525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003CE" w14:textId="3FCC934E" w:rsidR="009534AA" w:rsidRDefault="009534AA" w:rsidP="009534AA">
      <w:pPr>
        <w:pStyle w:val="a3"/>
        <w:numPr>
          <w:ilvl w:val="0"/>
          <w:numId w:val="8"/>
        </w:numPr>
        <w:ind w:leftChars="0"/>
        <w:rPr>
          <w:rStyle w:val="a4"/>
          <w:color w:val="auto"/>
          <w:sz w:val="22"/>
          <w:u w:val="none"/>
        </w:rPr>
      </w:pPr>
      <w:r>
        <w:rPr>
          <w:rStyle w:val="a4"/>
          <w:rFonts w:hint="eastAsia"/>
          <w:color w:val="auto"/>
          <w:sz w:val="22"/>
          <w:u w:val="none"/>
        </w:rPr>
        <w:t xml:space="preserve">화면에 표시된 링크로 접속해 연결할 </w:t>
      </w:r>
      <w:r>
        <w:rPr>
          <w:rStyle w:val="a4"/>
          <w:color w:val="auto"/>
          <w:sz w:val="22"/>
          <w:u w:val="none"/>
        </w:rPr>
        <w:t xml:space="preserve">Google Drive </w:t>
      </w:r>
      <w:r>
        <w:rPr>
          <w:rStyle w:val="a4"/>
          <w:rFonts w:hint="eastAsia"/>
          <w:color w:val="auto"/>
          <w:sz w:val="22"/>
          <w:u w:val="none"/>
        </w:rPr>
        <w:t>아이디로 로그인하고 허용을 누른다.</w:t>
      </w:r>
    </w:p>
    <w:p w14:paraId="263BDB4C" w14:textId="396A74D5" w:rsidR="00EF668D" w:rsidRDefault="00EF668D" w:rsidP="00572E27">
      <w:pPr>
        <w:pStyle w:val="a3"/>
        <w:ind w:leftChars="0" w:left="760"/>
        <w:rPr>
          <w:rStyle w:val="a4"/>
          <w:color w:val="auto"/>
          <w:sz w:val="22"/>
          <w:u w:val="none"/>
        </w:rPr>
      </w:pPr>
      <w:r>
        <w:rPr>
          <w:noProof/>
        </w:rPr>
        <w:drawing>
          <wp:inline distT="0" distB="0" distL="0" distR="0" wp14:anchorId="07724714" wp14:editId="3AE31102">
            <wp:extent cx="5731510" cy="1106170"/>
            <wp:effectExtent l="0" t="0" r="254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0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250E0" w14:textId="4EE0B7FA" w:rsidR="00EF668D" w:rsidRPr="00EF668D" w:rsidRDefault="009534AA" w:rsidP="00EF668D">
      <w:pPr>
        <w:pStyle w:val="a3"/>
        <w:numPr>
          <w:ilvl w:val="0"/>
          <w:numId w:val="8"/>
        </w:numPr>
        <w:ind w:leftChars="0"/>
        <w:rPr>
          <w:rStyle w:val="a4"/>
          <w:color w:val="auto"/>
          <w:sz w:val="22"/>
          <w:u w:val="none"/>
        </w:rPr>
      </w:pPr>
      <w:r>
        <w:rPr>
          <w:rStyle w:val="a4"/>
          <w:color w:val="auto"/>
          <w:sz w:val="22"/>
          <w:u w:val="none"/>
        </w:rPr>
        <w:t xml:space="preserve">Google Drive </w:t>
      </w:r>
      <w:r>
        <w:rPr>
          <w:rStyle w:val="a4"/>
          <w:rFonts w:hint="eastAsia"/>
          <w:color w:val="auto"/>
          <w:sz w:val="22"/>
          <w:u w:val="none"/>
        </w:rPr>
        <w:t xml:space="preserve">마운트 허용 코드를 복사하여 </w:t>
      </w:r>
      <w:r>
        <w:rPr>
          <w:rStyle w:val="a4"/>
          <w:color w:val="auto"/>
          <w:sz w:val="22"/>
          <w:u w:val="none"/>
        </w:rPr>
        <w:t xml:space="preserve">Authorization Code </w:t>
      </w:r>
      <w:r>
        <w:rPr>
          <w:rStyle w:val="a4"/>
          <w:rFonts w:hint="eastAsia"/>
          <w:color w:val="auto"/>
          <w:sz w:val="22"/>
          <w:u w:val="none"/>
        </w:rPr>
        <w:t xml:space="preserve">입력 부분에 </w:t>
      </w:r>
      <w:r w:rsidR="00CD0561">
        <w:rPr>
          <w:rStyle w:val="a4"/>
          <w:rFonts w:hint="eastAsia"/>
          <w:color w:val="auto"/>
          <w:sz w:val="22"/>
          <w:u w:val="none"/>
        </w:rPr>
        <w:t>붙여 넣은</w:t>
      </w:r>
      <w:r>
        <w:rPr>
          <w:rStyle w:val="a4"/>
          <w:rFonts w:hint="eastAsia"/>
          <w:color w:val="auto"/>
          <w:sz w:val="22"/>
          <w:u w:val="none"/>
        </w:rPr>
        <w:t xml:space="preserve"> 후 연결한다.</w:t>
      </w:r>
    </w:p>
    <w:p w14:paraId="3D83772F" w14:textId="77777777" w:rsidR="0091648E" w:rsidRPr="00572E27" w:rsidRDefault="00211289" w:rsidP="0091648E">
      <w:pPr>
        <w:pStyle w:val="a3"/>
        <w:numPr>
          <w:ilvl w:val="0"/>
          <w:numId w:val="11"/>
        </w:numPr>
        <w:spacing w:line="360" w:lineRule="auto"/>
        <w:ind w:leftChars="0"/>
        <w:outlineLvl w:val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 w:rsidR="0091648E">
        <w:rPr>
          <w:sz w:val="22"/>
          <w:szCs w:val="24"/>
        </w:rPr>
        <w:t>MATLAB</w:t>
      </w:r>
    </w:p>
    <w:p w14:paraId="77800F47" w14:textId="77777777" w:rsidR="0091648E" w:rsidRPr="002141D4" w:rsidRDefault="0091648E" w:rsidP="0091648E">
      <w:pPr>
        <w:spacing w:line="360" w:lineRule="auto"/>
        <w:outlineLvl w:val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MATLAB은 </w:t>
      </w:r>
      <w:r>
        <w:rPr>
          <w:sz w:val="22"/>
          <w:szCs w:val="24"/>
        </w:rPr>
        <w:t>Math</w:t>
      </w:r>
      <w:r>
        <w:rPr>
          <w:rFonts w:hint="eastAsia"/>
          <w:sz w:val="22"/>
          <w:szCs w:val="24"/>
        </w:rPr>
        <w:t>Works에서 배포하는 수치 계산 및 알고리즘 생성 소프트웨어로 별도의 라이선스가 필요하다. 회사,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대학교 등 각 기관에 라이선스가 없다면 </w:t>
      </w:r>
      <w:proofErr w:type="spellStart"/>
      <w:r>
        <w:rPr>
          <w:rFonts w:hint="eastAsia"/>
          <w:sz w:val="22"/>
          <w:szCs w:val="24"/>
        </w:rPr>
        <w:t>개인을</w:t>
      </w:r>
      <w:proofErr w:type="spellEnd"/>
      <w:r>
        <w:rPr>
          <w:rFonts w:hint="eastAsia"/>
          <w:sz w:val="22"/>
          <w:szCs w:val="24"/>
        </w:rPr>
        <w:t xml:space="preserve"> 위한 라이센스를 미리 준비해야 한다. </w:t>
      </w:r>
    </w:p>
    <w:p w14:paraId="06D70265" w14:textId="77777777" w:rsidR="0091648E" w:rsidRPr="00572E27" w:rsidRDefault="0091648E" w:rsidP="0091648E">
      <w:pPr>
        <w:pStyle w:val="a3"/>
        <w:numPr>
          <w:ilvl w:val="0"/>
          <w:numId w:val="11"/>
        </w:numPr>
        <w:spacing w:line="360" w:lineRule="auto"/>
        <w:ind w:leftChars="0"/>
        <w:outlineLvl w:val="0"/>
        <w:rPr>
          <w:sz w:val="22"/>
          <w:szCs w:val="24"/>
        </w:rPr>
      </w:pPr>
      <w:r>
        <w:rPr>
          <w:sz w:val="22"/>
          <w:szCs w:val="24"/>
        </w:rPr>
        <w:t xml:space="preserve">MATLAB </w:t>
      </w:r>
      <w:r>
        <w:rPr>
          <w:rFonts w:hint="eastAsia"/>
          <w:sz w:val="22"/>
          <w:szCs w:val="24"/>
        </w:rPr>
        <w:t>설치</w:t>
      </w:r>
    </w:p>
    <w:p w14:paraId="018389E1" w14:textId="77777777" w:rsidR="0091648E" w:rsidRDefault="0091648E" w:rsidP="0091648E">
      <w:pPr>
        <w:pStyle w:val="a3"/>
        <w:numPr>
          <w:ilvl w:val="0"/>
          <w:numId w:val="6"/>
        </w:numPr>
        <w:ind w:leftChars="0"/>
        <w:rPr>
          <w:rStyle w:val="a4"/>
          <w:color w:val="auto"/>
          <w:sz w:val="22"/>
          <w:u w:val="none"/>
        </w:rPr>
      </w:pPr>
      <w:r>
        <w:rPr>
          <w:rFonts w:hint="eastAsia"/>
          <w:sz w:val="22"/>
          <w:szCs w:val="24"/>
        </w:rPr>
        <w:t>MATL</w:t>
      </w:r>
      <w:r>
        <w:rPr>
          <w:sz w:val="22"/>
          <w:szCs w:val="24"/>
        </w:rPr>
        <w:t xml:space="preserve">AB </w:t>
      </w:r>
      <w:r>
        <w:rPr>
          <w:rFonts w:hint="eastAsia"/>
          <w:sz w:val="22"/>
          <w:szCs w:val="24"/>
        </w:rPr>
        <w:t xml:space="preserve">설치를 위해 </w:t>
      </w:r>
      <w:r>
        <w:rPr>
          <w:sz w:val="22"/>
          <w:szCs w:val="24"/>
        </w:rPr>
        <w:t xml:space="preserve">MathWorks </w:t>
      </w:r>
      <w:r>
        <w:rPr>
          <w:rFonts w:hint="eastAsia"/>
          <w:sz w:val="22"/>
          <w:szCs w:val="24"/>
        </w:rPr>
        <w:t>홈페이지로 이동한다.</w:t>
      </w:r>
      <w:r>
        <w:rPr>
          <w:sz w:val="22"/>
          <w:szCs w:val="24"/>
        </w:rPr>
        <w:t xml:space="preserve"> </w:t>
      </w:r>
    </w:p>
    <w:p w14:paraId="2E4D1E28" w14:textId="77777777" w:rsidR="0091648E" w:rsidRDefault="0091648E" w:rsidP="0091648E">
      <w:pPr>
        <w:pStyle w:val="a3"/>
        <w:ind w:leftChars="0" w:left="760"/>
        <w:jc w:val="center"/>
        <w:rPr>
          <w:rStyle w:val="a4"/>
          <w:color w:val="auto"/>
          <w:sz w:val="22"/>
          <w:u w:val="none"/>
        </w:rPr>
      </w:pPr>
      <w:r>
        <w:rPr>
          <w:noProof/>
        </w:rPr>
        <w:lastRenderedPageBreak/>
        <w:drawing>
          <wp:inline distT="0" distB="0" distL="0" distR="0" wp14:anchorId="7EE49822" wp14:editId="22AD5DE5">
            <wp:extent cx="3686175" cy="2710927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6519" cy="272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ABED2" w14:textId="77777777" w:rsidR="0091648E" w:rsidRPr="002141D4" w:rsidRDefault="0091648E" w:rsidP="0091648E">
      <w:pPr>
        <w:pStyle w:val="a3"/>
        <w:numPr>
          <w:ilvl w:val="0"/>
          <w:numId w:val="6"/>
        </w:numPr>
        <w:ind w:leftChars="0"/>
        <w:rPr>
          <w:rFonts w:eastAsiaTheme="minorHAnsi" w:cs="굴림"/>
          <w:color w:val="000000"/>
          <w:kern w:val="0"/>
          <w:sz w:val="22"/>
        </w:rPr>
      </w:pPr>
      <w:r>
        <w:rPr>
          <w:rFonts w:hint="eastAsia"/>
          <w:sz w:val="22"/>
        </w:rPr>
        <w:t xml:space="preserve">메인 화면에서 </w:t>
      </w:r>
      <w:r>
        <w:rPr>
          <w:sz w:val="22"/>
        </w:rPr>
        <w:t>‘MATLAB</w:t>
      </w:r>
      <w:r>
        <w:rPr>
          <w:rFonts w:hint="eastAsia"/>
          <w:sz w:val="22"/>
        </w:rPr>
        <w:t xml:space="preserve"> 받기</w:t>
      </w:r>
      <w:r>
        <w:rPr>
          <w:sz w:val="22"/>
        </w:rPr>
        <w:t>’</w:t>
      </w:r>
      <w:proofErr w:type="spellStart"/>
      <w:r>
        <w:rPr>
          <w:rFonts w:hint="eastAsia"/>
          <w:sz w:val="22"/>
        </w:rPr>
        <w:t>를</w:t>
      </w:r>
      <w:proofErr w:type="spellEnd"/>
      <w:r>
        <w:rPr>
          <w:rFonts w:hint="eastAsia"/>
          <w:sz w:val="22"/>
        </w:rPr>
        <w:t xml:space="preserve"> 누르면 </w:t>
      </w:r>
      <w:proofErr w:type="spellStart"/>
      <w:r>
        <w:rPr>
          <w:rFonts w:hint="eastAsia"/>
          <w:sz w:val="22"/>
        </w:rPr>
        <w:t>평가판</w:t>
      </w:r>
      <w:proofErr w:type="spellEnd"/>
      <w:r>
        <w:rPr>
          <w:rFonts w:hint="eastAsia"/>
          <w:sz w:val="22"/>
        </w:rPr>
        <w:t xml:space="preserve"> 신청,</w:t>
      </w:r>
      <w:r>
        <w:rPr>
          <w:sz w:val="22"/>
        </w:rPr>
        <w:t xml:space="preserve"> </w:t>
      </w:r>
      <w:r>
        <w:rPr>
          <w:rFonts w:hint="eastAsia"/>
          <w:sz w:val="22"/>
        </w:rPr>
        <w:t>캠퍼스용 다운로드,</w:t>
      </w:r>
      <w:r>
        <w:rPr>
          <w:sz w:val="22"/>
        </w:rPr>
        <w:t xml:space="preserve"> </w:t>
      </w:r>
      <w:r>
        <w:rPr>
          <w:rFonts w:hint="eastAsia"/>
          <w:sz w:val="22"/>
        </w:rPr>
        <w:t>구매 등이 표시되며 캠퍼스용 소프트웨어를 기준으로 설치를 진행한다.</w:t>
      </w:r>
      <w:r>
        <w:rPr>
          <w:sz w:val="22"/>
        </w:rPr>
        <w:t xml:space="preserve"> </w:t>
      </w:r>
    </w:p>
    <w:p w14:paraId="68C75EE8" w14:textId="77777777" w:rsidR="0091648E" w:rsidRDefault="0091648E" w:rsidP="0091648E">
      <w:pPr>
        <w:jc w:val="center"/>
        <w:rPr>
          <w:rFonts w:eastAsiaTheme="minorHAnsi" w:cs="굴림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6FF7D24F" wp14:editId="114C22C7">
            <wp:extent cx="4118841" cy="24003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8716" cy="240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0DFEB" w14:textId="77777777" w:rsidR="0091648E" w:rsidRPr="002141D4" w:rsidRDefault="0091648E" w:rsidP="0091648E">
      <w:pPr>
        <w:rPr>
          <w:rFonts w:eastAsiaTheme="minorHAnsi" w:cs="굴림"/>
          <w:color w:val="000000"/>
          <w:kern w:val="0"/>
          <w:sz w:val="22"/>
        </w:rPr>
      </w:pPr>
    </w:p>
    <w:p w14:paraId="27EB1AF5" w14:textId="77777777" w:rsidR="0091648E" w:rsidRDefault="0091648E" w:rsidP="0091648E">
      <w:pPr>
        <w:pStyle w:val="a3"/>
        <w:numPr>
          <w:ilvl w:val="0"/>
          <w:numId w:val="6"/>
        </w:numPr>
        <w:ind w:leftChars="0"/>
        <w:rPr>
          <w:rFonts w:eastAsiaTheme="minorHAnsi" w:cs="굴림"/>
          <w:color w:val="000000"/>
          <w:kern w:val="0"/>
          <w:sz w:val="22"/>
        </w:rPr>
      </w:pPr>
      <w:r>
        <w:rPr>
          <w:rFonts w:eastAsiaTheme="minorHAnsi" w:cs="굴림" w:hint="eastAsia"/>
          <w:color w:val="000000"/>
          <w:kern w:val="0"/>
          <w:sz w:val="22"/>
        </w:rPr>
        <w:t>해당 학교 정보와 메일을 입력하면 학교에 등록된 라이선스를 사용할 수 있다.</w:t>
      </w:r>
    </w:p>
    <w:p w14:paraId="0175E1A7" w14:textId="77777777" w:rsidR="0091648E" w:rsidRDefault="0091648E" w:rsidP="0091648E">
      <w:pPr>
        <w:jc w:val="center"/>
        <w:rPr>
          <w:rFonts w:eastAsiaTheme="minorHAnsi" w:cs="굴림"/>
          <w:color w:val="000000"/>
          <w:kern w:val="0"/>
          <w:sz w:val="22"/>
        </w:rPr>
      </w:pPr>
      <w:r>
        <w:rPr>
          <w:noProof/>
        </w:rPr>
        <w:lastRenderedPageBreak/>
        <w:drawing>
          <wp:inline distT="0" distB="0" distL="0" distR="0" wp14:anchorId="30DEEC5C" wp14:editId="731E4482">
            <wp:extent cx="4895850" cy="2573223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5143" cy="257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E836F" w14:textId="77777777" w:rsidR="0091648E" w:rsidRDefault="0091648E" w:rsidP="0091648E">
      <w:pPr>
        <w:pStyle w:val="a3"/>
        <w:numPr>
          <w:ilvl w:val="0"/>
          <w:numId w:val="6"/>
        </w:numPr>
        <w:ind w:leftChars="0"/>
        <w:rPr>
          <w:rFonts w:eastAsiaTheme="minorHAnsi" w:cs="굴림"/>
          <w:color w:val="000000"/>
          <w:kern w:val="0"/>
          <w:sz w:val="22"/>
        </w:rPr>
      </w:pPr>
      <w:r>
        <w:rPr>
          <w:rFonts w:eastAsiaTheme="minorHAnsi" w:cs="굴림" w:hint="eastAsia"/>
          <w:color w:val="000000"/>
          <w:kern w:val="0"/>
          <w:sz w:val="22"/>
        </w:rPr>
        <w:t>해당 기관에 라이선스가 있는 경우 MATLAB</w:t>
      </w:r>
      <w:r>
        <w:rPr>
          <w:rFonts w:eastAsiaTheme="minorHAnsi" w:cs="굴림"/>
          <w:color w:val="000000"/>
          <w:kern w:val="0"/>
          <w:sz w:val="22"/>
        </w:rPr>
        <w:t xml:space="preserve"> </w:t>
      </w:r>
      <w:r>
        <w:rPr>
          <w:rFonts w:eastAsiaTheme="minorHAnsi" w:cs="굴림" w:hint="eastAsia"/>
          <w:color w:val="000000"/>
          <w:kern w:val="0"/>
          <w:sz w:val="22"/>
        </w:rPr>
        <w:t>다운로드가 가능한 링크가 보내지며 해당 링크를 통해 설치를 진행한다.</w:t>
      </w:r>
      <w:r>
        <w:rPr>
          <w:rFonts w:eastAsiaTheme="minorHAnsi" w:cs="굴림"/>
          <w:color w:val="000000"/>
          <w:kern w:val="0"/>
          <w:sz w:val="22"/>
        </w:rPr>
        <w:t xml:space="preserve"> </w:t>
      </w:r>
    </w:p>
    <w:p w14:paraId="1EE502E8" w14:textId="77777777" w:rsidR="0091648E" w:rsidRDefault="0091648E" w:rsidP="0091648E">
      <w:pPr>
        <w:pStyle w:val="a3"/>
        <w:numPr>
          <w:ilvl w:val="0"/>
          <w:numId w:val="6"/>
        </w:numPr>
        <w:ind w:leftChars="0"/>
        <w:rPr>
          <w:rFonts w:eastAsiaTheme="minorHAnsi" w:cs="굴림"/>
          <w:color w:val="000000"/>
          <w:kern w:val="0"/>
          <w:sz w:val="22"/>
        </w:rPr>
      </w:pPr>
      <w:r>
        <w:rPr>
          <w:rFonts w:eastAsiaTheme="minorHAnsi" w:cs="굴림" w:hint="eastAsia"/>
          <w:color w:val="000000"/>
          <w:kern w:val="0"/>
          <w:sz w:val="22"/>
        </w:rPr>
        <w:t xml:space="preserve">MATLAB에서 지원하는 기능들 중 가장 널리 사용되는 기능들은 기본적으로 다운로드할 수 있도록 체크가 되어 있지만 </w:t>
      </w:r>
      <w:r>
        <w:rPr>
          <w:rFonts w:eastAsiaTheme="minorHAnsi" w:cs="굴림"/>
          <w:color w:val="000000"/>
          <w:kern w:val="0"/>
          <w:sz w:val="22"/>
        </w:rPr>
        <w:t xml:space="preserve">AI </w:t>
      </w:r>
      <w:r>
        <w:rPr>
          <w:rFonts w:eastAsiaTheme="minorHAnsi" w:cs="굴림" w:hint="eastAsia"/>
          <w:color w:val="000000"/>
          <w:kern w:val="0"/>
          <w:sz w:val="22"/>
        </w:rPr>
        <w:t>모델 생성 및 최적화를 위하여 아래 기능들은 반드시 설치해야 한다.</w:t>
      </w:r>
      <w:r>
        <w:rPr>
          <w:rFonts w:eastAsiaTheme="minorHAnsi" w:cs="굴림"/>
          <w:color w:val="000000"/>
          <w:kern w:val="0"/>
          <w:sz w:val="22"/>
        </w:rPr>
        <w:t xml:space="preserve"> </w:t>
      </w:r>
    </w:p>
    <w:p w14:paraId="52AD4B7E" w14:textId="77777777" w:rsidR="0091648E" w:rsidRDefault="0091648E" w:rsidP="0091648E">
      <w:pPr>
        <w:pStyle w:val="a3"/>
        <w:numPr>
          <w:ilvl w:val="0"/>
          <w:numId w:val="30"/>
        </w:numPr>
        <w:ind w:leftChars="0"/>
        <w:rPr>
          <w:rFonts w:eastAsiaTheme="minorHAnsi" w:cs="굴림"/>
          <w:color w:val="000000"/>
          <w:kern w:val="0"/>
          <w:sz w:val="22"/>
        </w:rPr>
      </w:pPr>
      <w:r>
        <w:rPr>
          <w:rFonts w:eastAsiaTheme="minorHAnsi" w:cs="굴림" w:hint="eastAsia"/>
          <w:color w:val="000000"/>
          <w:kern w:val="0"/>
          <w:sz w:val="22"/>
        </w:rPr>
        <w:t>Deep Learning Toolbox</w:t>
      </w:r>
    </w:p>
    <w:p w14:paraId="5D3614B9" w14:textId="77777777" w:rsidR="0091648E" w:rsidRDefault="0091648E" w:rsidP="0091648E">
      <w:pPr>
        <w:pStyle w:val="a3"/>
        <w:numPr>
          <w:ilvl w:val="0"/>
          <w:numId w:val="30"/>
        </w:numPr>
        <w:ind w:leftChars="0"/>
        <w:rPr>
          <w:rFonts w:eastAsiaTheme="minorHAnsi" w:cs="굴림"/>
          <w:color w:val="000000"/>
          <w:kern w:val="0"/>
          <w:sz w:val="22"/>
        </w:rPr>
      </w:pPr>
      <w:r>
        <w:rPr>
          <w:rFonts w:eastAsiaTheme="minorHAnsi" w:cs="굴림"/>
          <w:color w:val="000000"/>
          <w:kern w:val="0"/>
          <w:sz w:val="22"/>
        </w:rPr>
        <w:t>Global Optimization Toolbox</w:t>
      </w:r>
    </w:p>
    <w:p w14:paraId="7EC5ED99" w14:textId="77777777" w:rsidR="0091648E" w:rsidRDefault="0091648E" w:rsidP="0091648E">
      <w:pPr>
        <w:pStyle w:val="a3"/>
        <w:numPr>
          <w:ilvl w:val="0"/>
          <w:numId w:val="30"/>
        </w:numPr>
        <w:ind w:leftChars="0"/>
        <w:rPr>
          <w:rFonts w:eastAsiaTheme="minorHAnsi" w:cs="굴림"/>
          <w:color w:val="000000"/>
          <w:kern w:val="0"/>
          <w:sz w:val="22"/>
        </w:rPr>
      </w:pPr>
      <w:r>
        <w:rPr>
          <w:rFonts w:eastAsiaTheme="minorHAnsi" w:cs="굴림" w:hint="eastAsia"/>
          <w:color w:val="000000"/>
          <w:kern w:val="0"/>
          <w:sz w:val="22"/>
        </w:rPr>
        <w:t>Optimization Toolbox</w:t>
      </w:r>
    </w:p>
    <w:p w14:paraId="0A38F21C" w14:textId="77777777" w:rsidR="0091648E" w:rsidRDefault="0091648E" w:rsidP="0091648E">
      <w:pPr>
        <w:pStyle w:val="a3"/>
        <w:numPr>
          <w:ilvl w:val="0"/>
          <w:numId w:val="30"/>
        </w:numPr>
        <w:ind w:leftChars="0"/>
        <w:rPr>
          <w:rFonts w:eastAsiaTheme="minorHAnsi" w:cs="굴림"/>
          <w:color w:val="000000"/>
          <w:kern w:val="0"/>
          <w:sz w:val="22"/>
        </w:rPr>
      </w:pPr>
      <w:r>
        <w:rPr>
          <w:rFonts w:eastAsiaTheme="minorHAnsi" w:cs="굴림"/>
          <w:color w:val="000000"/>
          <w:kern w:val="0"/>
          <w:sz w:val="22"/>
        </w:rPr>
        <w:t>Statistics and Machine Learning Toolbox</w:t>
      </w:r>
    </w:p>
    <w:p w14:paraId="45ACC276" w14:textId="77777777" w:rsidR="0091648E" w:rsidRDefault="0091648E" w:rsidP="0091648E">
      <w:pPr>
        <w:pStyle w:val="a3"/>
        <w:ind w:leftChars="0" w:left="760"/>
        <w:rPr>
          <w:rFonts w:eastAsiaTheme="minorHAnsi" w:cs="굴림"/>
          <w:color w:val="000000"/>
          <w:kern w:val="0"/>
          <w:sz w:val="22"/>
        </w:rPr>
      </w:pPr>
      <w:r>
        <w:rPr>
          <w:rFonts w:eastAsiaTheme="minorHAnsi" w:cs="굴림" w:hint="eastAsia"/>
          <w:color w:val="000000"/>
          <w:kern w:val="0"/>
          <w:sz w:val="22"/>
        </w:rPr>
        <w:t xml:space="preserve">설치를 마친 후 </w:t>
      </w:r>
      <w:r>
        <w:rPr>
          <w:rFonts w:eastAsiaTheme="minorHAnsi" w:cs="굴림"/>
          <w:color w:val="000000"/>
          <w:kern w:val="0"/>
          <w:sz w:val="22"/>
        </w:rPr>
        <w:t>MATLAB</w:t>
      </w:r>
      <w:r>
        <w:rPr>
          <w:rFonts w:eastAsiaTheme="minorHAnsi" w:cs="굴림" w:hint="eastAsia"/>
          <w:color w:val="000000"/>
          <w:kern w:val="0"/>
          <w:sz w:val="22"/>
        </w:rPr>
        <w:t>을 실행한다.</w:t>
      </w:r>
    </w:p>
    <w:p w14:paraId="0FACFBBE" w14:textId="77777777" w:rsidR="0091648E" w:rsidRDefault="0091648E" w:rsidP="0091648E">
      <w:pPr>
        <w:pStyle w:val="a3"/>
        <w:ind w:leftChars="0" w:left="760"/>
        <w:rPr>
          <w:rFonts w:eastAsiaTheme="minorHAnsi" w:cs="굴림"/>
          <w:color w:val="000000"/>
          <w:kern w:val="0"/>
          <w:sz w:val="22"/>
        </w:rPr>
      </w:pPr>
    </w:p>
    <w:p w14:paraId="7A425773" w14:textId="77777777" w:rsidR="0091648E" w:rsidRDefault="0091648E" w:rsidP="0091648E">
      <w:pPr>
        <w:pStyle w:val="a3"/>
        <w:ind w:leftChars="0" w:left="760"/>
        <w:rPr>
          <w:rFonts w:eastAsiaTheme="minorHAnsi" w:cs="굴림"/>
          <w:color w:val="000000"/>
          <w:kern w:val="0"/>
          <w:sz w:val="22"/>
        </w:rPr>
      </w:pPr>
      <w:r>
        <w:rPr>
          <w:noProof/>
        </w:rPr>
        <w:lastRenderedPageBreak/>
        <w:drawing>
          <wp:inline distT="0" distB="0" distL="0" distR="0" wp14:anchorId="6B372D2E" wp14:editId="3ECD2496">
            <wp:extent cx="4884213" cy="265747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4430" cy="266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1D627" w14:textId="77777777" w:rsidR="0091648E" w:rsidRDefault="0091648E" w:rsidP="0091648E">
      <w:pPr>
        <w:pStyle w:val="a3"/>
        <w:numPr>
          <w:ilvl w:val="0"/>
          <w:numId w:val="6"/>
        </w:numPr>
        <w:ind w:leftChars="0"/>
        <w:rPr>
          <w:rStyle w:val="a4"/>
          <w:color w:val="auto"/>
          <w:sz w:val="22"/>
          <w:u w:val="none"/>
        </w:rPr>
      </w:pPr>
      <w:r>
        <w:rPr>
          <w:rStyle w:val="a4"/>
          <w:color w:val="auto"/>
          <w:sz w:val="22"/>
          <w:u w:val="none"/>
        </w:rPr>
        <w:t>‘</w:t>
      </w:r>
      <w:r>
        <w:rPr>
          <w:rStyle w:val="a4"/>
          <w:rFonts w:hint="eastAsia"/>
          <w:color w:val="auto"/>
          <w:sz w:val="22"/>
          <w:u w:val="none"/>
        </w:rPr>
        <w:t>현재 폴더</w:t>
      </w:r>
      <w:proofErr w:type="gramStart"/>
      <w:r>
        <w:rPr>
          <w:rStyle w:val="a4"/>
          <w:color w:val="auto"/>
          <w:sz w:val="22"/>
          <w:u w:val="none"/>
        </w:rPr>
        <w:t>’</w:t>
      </w:r>
      <w:r>
        <w:rPr>
          <w:rStyle w:val="a4"/>
          <w:rFonts w:hint="eastAsia"/>
          <w:color w:val="auto"/>
          <w:sz w:val="22"/>
          <w:u w:val="none"/>
        </w:rPr>
        <w:t xml:space="preserve"> 에서</w:t>
      </w:r>
      <w:proofErr w:type="gramEnd"/>
      <w:r>
        <w:rPr>
          <w:rStyle w:val="a4"/>
          <w:rFonts w:hint="eastAsia"/>
          <w:color w:val="auto"/>
          <w:sz w:val="22"/>
          <w:u w:val="none"/>
        </w:rPr>
        <w:t xml:space="preserve"> 현재 경로에 있는 파일들에 접근할 수 있다. </w:t>
      </w:r>
    </w:p>
    <w:p w14:paraId="53218E47" w14:textId="77777777" w:rsidR="0091648E" w:rsidRDefault="0091648E" w:rsidP="0091648E">
      <w:pPr>
        <w:pStyle w:val="a3"/>
        <w:numPr>
          <w:ilvl w:val="0"/>
          <w:numId w:val="6"/>
        </w:numPr>
        <w:ind w:leftChars="0"/>
        <w:rPr>
          <w:rStyle w:val="a4"/>
          <w:color w:val="auto"/>
          <w:sz w:val="22"/>
          <w:u w:val="none"/>
        </w:rPr>
      </w:pPr>
      <w:r>
        <w:rPr>
          <w:rStyle w:val="a4"/>
          <w:color w:val="auto"/>
          <w:sz w:val="22"/>
          <w:u w:val="none"/>
        </w:rPr>
        <w:t>‘</w:t>
      </w:r>
      <w:proofErr w:type="spellStart"/>
      <w:r>
        <w:rPr>
          <w:rStyle w:val="a4"/>
          <w:rFonts w:hint="eastAsia"/>
          <w:color w:val="auto"/>
          <w:sz w:val="22"/>
          <w:u w:val="none"/>
        </w:rPr>
        <w:t>명령창</w:t>
      </w:r>
      <w:proofErr w:type="spellEnd"/>
      <w:r>
        <w:rPr>
          <w:rStyle w:val="a4"/>
          <w:color w:val="auto"/>
          <w:sz w:val="22"/>
          <w:u w:val="none"/>
        </w:rPr>
        <w:t>’</w:t>
      </w:r>
      <w:r>
        <w:rPr>
          <w:rStyle w:val="a4"/>
          <w:rFonts w:hint="eastAsia"/>
          <w:color w:val="auto"/>
          <w:sz w:val="22"/>
          <w:u w:val="none"/>
        </w:rPr>
        <w:t>에서 실시간으로 유저가 작성한 코드를 실행할 수 있다.</w:t>
      </w:r>
    </w:p>
    <w:p w14:paraId="495C1A27" w14:textId="77777777" w:rsidR="0091648E" w:rsidRDefault="0091648E" w:rsidP="0091648E">
      <w:pPr>
        <w:pStyle w:val="a3"/>
        <w:numPr>
          <w:ilvl w:val="0"/>
          <w:numId w:val="6"/>
        </w:numPr>
        <w:ind w:leftChars="0"/>
        <w:rPr>
          <w:rStyle w:val="a4"/>
          <w:color w:val="auto"/>
          <w:sz w:val="22"/>
          <w:u w:val="none"/>
        </w:rPr>
      </w:pPr>
      <w:r>
        <w:rPr>
          <w:rStyle w:val="a4"/>
          <w:color w:val="auto"/>
          <w:sz w:val="22"/>
          <w:u w:val="none"/>
        </w:rPr>
        <w:t>‘</w:t>
      </w:r>
      <w:r>
        <w:rPr>
          <w:rStyle w:val="a4"/>
          <w:rFonts w:hint="eastAsia"/>
          <w:color w:val="auto"/>
          <w:sz w:val="22"/>
          <w:u w:val="none"/>
        </w:rPr>
        <w:t>스크립트 생성</w:t>
      </w:r>
      <w:r>
        <w:rPr>
          <w:rStyle w:val="a4"/>
          <w:color w:val="auto"/>
          <w:sz w:val="22"/>
          <w:u w:val="none"/>
        </w:rPr>
        <w:t>’</w:t>
      </w:r>
      <w:r>
        <w:rPr>
          <w:rStyle w:val="a4"/>
          <w:rFonts w:hint="eastAsia"/>
          <w:color w:val="auto"/>
          <w:sz w:val="22"/>
          <w:u w:val="none"/>
        </w:rPr>
        <w:t xml:space="preserve">을 통해 어떤 새로운 함수를 구현하거나 코드 실행을 위한 </w:t>
      </w:r>
      <w:r>
        <w:rPr>
          <w:rStyle w:val="a4"/>
          <w:color w:val="auto"/>
          <w:sz w:val="22"/>
          <w:u w:val="none"/>
        </w:rPr>
        <w:t>m-file</w:t>
      </w:r>
      <w:r>
        <w:rPr>
          <w:rStyle w:val="a4"/>
          <w:rFonts w:hint="eastAsia"/>
          <w:color w:val="auto"/>
          <w:sz w:val="22"/>
          <w:u w:val="none"/>
        </w:rPr>
        <w:t>을 생성할 수 있다.</w:t>
      </w:r>
      <w:r>
        <w:rPr>
          <w:rStyle w:val="a4"/>
          <w:color w:val="auto"/>
          <w:sz w:val="22"/>
          <w:u w:val="none"/>
        </w:rPr>
        <w:t xml:space="preserve"> </w:t>
      </w:r>
    </w:p>
    <w:p w14:paraId="6D641445" w14:textId="77777777" w:rsidR="0091648E" w:rsidRDefault="0091648E" w:rsidP="0091648E">
      <w:pPr>
        <w:pStyle w:val="a3"/>
        <w:numPr>
          <w:ilvl w:val="0"/>
          <w:numId w:val="6"/>
        </w:numPr>
        <w:ind w:leftChars="0"/>
        <w:rPr>
          <w:rStyle w:val="a4"/>
          <w:color w:val="auto"/>
          <w:sz w:val="22"/>
          <w:u w:val="none"/>
        </w:rPr>
      </w:pPr>
      <w:r>
        <w:rPr>
          <w:rStyle w:val="a4"/>
          <w:color w:val="auto"/>
          <w:sz w:val="22"/>
          <w:u w:val="none"/>
        </w:rPr>
        <w:t>‘</w:t>
      </w:r>
      <w:r>
        <w:rPr>
          <w:rStyle w:val="a4"/>
          <w:rFonts w:hint="eastAsia"/>
          <w:color w:val="auto"/>
          <w:sz w:val="22"/>
          <w:u w:val="none"/>
        </w:rPr>
        <w:t>작업 공간</w:t>
      </w:r>
      <w:r>
        <w:rPr>
          <w:rStyle w:val="a4"/>
          <w:color w:val="auto"/>
          <w:sz w:val="22"/>
          <w:u w:val="none"/>
        </w:rPr>
        <w:t>’</w:t>
      </w:r>
      <w:r>
        <w:rPr>
          <w:rStyle w:val="a4"/>
          <w:rFonts w:hint="eastAsia"/>
          <w:color w:val="auto"/>
          <w:sz w:val="22"/>
          <w:u w:val="none"/>
        </w:rPr>
        <w:t xml:space="preserve">은 </w:t>
      </w:r>
      <w:proofErr w:type="spellStart"/>
      <w:r>
        <w:rPr>
          <w:rStyle w:val="a4"/>
          <w:rFonts w:hint="eastAsia"/>
          <w:color w:val="auto"/>
          <w:sz w:val="22"/>
          <w:u w:val="none"/>
        </w:rPr>
        <w:t>명령창</w:t>
      </w:r>
      <w:proofErr w:type="spellEnd"/>
      <w:r>
        <w:rPr>
          <w:rStyle w:val="a4"/>
          <w:rFonts w:hint="eastAsia"/>
          <w:color w:val="auto"/>
          <w:sz w:val="22"/>
          <w:u w:val="none"/>
        </w:rPr>
        <w:t xml:space="preserve"> 또는 스크립트를 통해 실행한 코드에서 사용된 파라미터들에 대한 이름,</w:t>
      </w:r>
      <w:r>
        <w:rPr>
          <w:rStyle w:val="a4"/>
          <w:color w:val="auto"/>
          <w:sz w:val="22"/>
          <w:u w:val="none"/>
        </w:rPr>
        <w:t xml:space="preserve"> </w:t>
      </w:r>
      <w:r>
        <w:rPr>
          <w:rStyle w:val="a4"/>
          <w:rFonts w:hint="eastAsia"/>
          <w:color w:val="auto"/>
          <w:sz w:val="22"/>
          <w:u w:val="none"/>
        </w:rPr>
        <w:t>값 그리고 형태가 저장된다.</w:t>
      </w:r>
      <w:r>
        <w:rPr>
          <w:rStyle w:val="a4"/>
          <w:color w:val="auto"/>
          <w:sz w:val="22"/>
          <w:u w:val="none"/>
        </w:rPr>
        <w:t xml:space="preserve"> </w:t>
      </w:r>
    </w:p>
    <w:p w14:paraId="336A8D8F" w14:textId="77777777" w:rsidR="0091648E" w:rsidRDefault="0091648E" w:rsidP="0091648E">
      <w:pPr>
        <w:pStyle w:val="a3"/>
        <w:numPr>
          <w:ilvl w:val="0"/>
          <w:numId w:val="6"/>
        </w:numPr>
        <w:ind w:leftChars="0"/>
        <w:rPr>
          <w:rStyle w:val="a4"/>
          <w:color w:val="auto"/>
          <w:sz w:val="22"/>
          <w:u w:val="none"/>
        </w:rPr>
      </w:pPr>
      <w:r>
        <w:rPr>
          <w:rStyle w:val="a4"/>
          <w:rFonts w:hint="eastAsia"/>
          <w:color w:val="auto"/>
          <w:sz w:val="22"/>
          <w:u w:val="none"/>
        </w:rPr>
        <w:t xml:space="preserve">자세한 MATLAB 관련 튜토리얼은 명령창에 </w:t>
      </w:r>
      <w:r>
        <w:rPr>
          <w:rStyle w:val="a4"/>
          <w:color w:val="auto"/>
          <w:sz w:val="22"/>
          <w:u w:val="none"/>
        </w:rPr>
        <w:t>help</w:t>
      </w:r>
      <w:r>
        <w:rPr>
          <w:rStyle w:val="a4"/>
          <w:rFonts w:hint="eastAsia"/>
          <w:color w:val="auto"/>
          <w:sz w:val="22"/>
          <w:u w:val="none"/>
        </w:rPr>
        <w:t xml:space="preserve">를 입력하거나 </w:t>
      </w:r>
      <w:r>
        <w:rPr>
          <w:rStyle w:val="a4"/>
          <w:color w:val="auto"/>
          <w:sz w:val="22"/>
          <w:u w:val="none"/>
        </w:rPr>
        <w:t>‘Learn MATLAB’</w:t>
      </w:r>
      <w:r>
        <w:rPr>
          <w:rStyle w:val="a4"/>
          <w:rFonts w:hint="eastAsia"/>
          <w:color w:val="auto"/>
          <w:sz w:val="22"/>
          <w:u w:val="none"/>
        </w:rPr>
        <w:t>을 통해 수행할 수 있다.</w:t>
      </w:r>
      <w:r>
        <w:rPr>
          <w:rStyle w:val="a4"/>
          <w:color w:val="auto"/>
          <w:sz w:val="22"/>
          <w:u w:val="none"/>
        </w:rPr>
        <w:t xml:space="preserve"> </w:t>
      </w:r>
    </w:p>
    <w:p w14:paraId="19C56F68" w14:textId="77777777" w:rsidR="0091648E" w:rsidRPr="0071015F" w:rsidRDefault="0091648E" w:rsidP="0091648E">
      <w:pPr>
        <w:jc w:val="center"/>
        <w:rPr>
          <w:rFonts w:eastAsiaTheme="minorHAnsi" w:cs="굴림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5F017777" wp14:editId="5650FC6D">
            <wp:extent cx="4981575" cy="752259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3833" cy="76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B39EC" w14:textId="77777777" w:rsidR="00211289" w:rsidRPr="00572E27" w:rsidRDefault="00211289" w:rsidP="00572E27">
      <w:pPr>
        <w:tabs>
          <w:tab w:val="left" w:pos="2304"/>
        </w:tabs>
        <w:spacing w:line="360" w:lineRule="auto"/>
        <w:outlineLvl w:val="0"/>
        <w:rPr>
          <w:sz w:val="22"/>
          <w:szCs w:val="24"/>
        </w:rPr>
      </w:pPr>
    </w:p>
    <w:p w14:paraId="613F394C" w14:textId="77777777" w:rsidR="009B39F9" w:rsidRPr="004F2503" w:rsidRDefault="00CF5F73" w:rsidP="009B39F9">
      <w:pPr>
        <w:pStyle w:val="a3"/>
        <w:numPr>
          <w:ilvl w:val="0"/>
          <w:numId w:val="1"/>
        </w:numPr>
        <w:spacing w:line="360" w:lineRule="auto"/>
        <w:ind w:leftChars="0"/>
        <w:outlineLvl w:val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 xml:space="preserve"> </w:t>
      </w:r>
      <w:r w:rsidR="009B39F9">
        <w:rPr>
          <w:rFonts w:hint="eastAsia"/>
          <w:b/>
          <w:bCs/>
          <w:sz w:val="22"/>
          <w:szCs w:val="24"/>
        </w:rPr>
        <w:t>파이썬 기초</w:t>
      </w:r>
      <w:r w:rsidR="009B39F9">
        <w:rPr>
          <w:b/>
          <w:bCs/>
          <w:sz w:val="22"/>
          <w:szCs w:val="24"/>
        </w:rPr>
        <w:t xml:space="preserve"> </w:t>
      </w:r>
    </w:p>
    <w:p w14:paraId="5186124B" w14:textId="77777777" w:rsidR="009B39F9" w:rsidRPr="00572E27" w:rsidRDefault="009B39F9" w:rsidP="009B39F9">
      <w:pPr>
        <w:pStyle w:val="a3"/>
        <w:numPr>
          <w:ilvl w:val="0"/>
          <w:numId w:val="26"/>
        </w:numPr>
        <w:spacing w:line="360" w:lineRule="auto"/>
        <w:ind w:leftChars="0"/>
        <w:outlineLvl w:val="0"/>
        <w:rPr>
          <w:sz w:val="22"/>
          <w:szCs w:val="24"/>
        </w:rPr>
      </w:pPr>
      <w:r w:rsidRPr="00572E27">
        <w:rPr>
          <w:rFonts w:hint="eastAsia"/>
          <w:sz w:val="22"/>
          <w:szCs w:val="24"/>
        </w:rPr>
        <w:t>기초자료형</w:t>
      </w:r>
      <w:r w:rsidRPr="00572E27">
        <w:rPr>
          <w:sz w:val="22"/>
          <w:szCs w:val="24"/>
        </w:rPr>
        <w:t xml:space="preserve">(숫자, bool), </w:t>
      </w:r>
      <w:r w:rsidRPr="00572E27">
        <w:rPr>
          <w:rFonts w:hint="eastAsia"/>
          <w:sz w:val="22"/>
          <w:szCs w:val="24"/>
        </w:rPr>
        <w:t>변수</w:t>
      </w:r>
      <w:r w:rsidRPr="00572E27">
        <w:rPr>
          <w:sz w:val="22"/>
          <w:szCs w:val="24"/>
        </w:rPr>
        <w:t xml:space="preserve">, </w:t>
      </w:r>
      <w:r w:rsidRPr="00572E27">
        <w:rPr>
          <w:rFonts w:hint="eastAsia"/>
          <w:sz w:val="22"/>
          <w:szCs w:val="24"/>
        </w:rPr>
        <w:t>연산자</w:t>
      </w:r>
    </w:p>
    <w:p w14:paraId="1F78A07D" w14:textId="77777777" w:rsidR="009B39F9" w:rsidRPr="00B8233B" w:rsidRDefault="009B39F9" w:rsidP="009B39F9">
      <w:pPr>
        <w:spacing w:after="0" w:line="360" w:lineRule="auto"/>
        <w:textAlignment w:val="baseline"/>
        <w:rPr>
          <w:rFonts w:eastAsiaTheme="minorHAnsi" w:cs="굴림"/>
          <w:color w:val="000000"/>
          <w:kern w:val="0"/>
          <w:sz w:val="22"/>
        </w:rPr>
      </w:pPr>
      <w:r>
        <w:rPr>
          <w:rFonts w:eastAsiaTheme="minorHAnsi" w:cs="굴림" w:hint="eastAsia"/>
          <w:color w:val="000000"/>
          <w:kern w:val="0"/>
          <w:sz w:val="22"/>
        </w:rPr>
        <w:t>숫자형은 숫자 형태로 이루어진 자료형을 말한다.</w:t>
      </w:r>
      <w:r>
        <w:rPr>
          <w:rFonts w:eastAsiaTheme="minorHAnsi" w:cs="굴림"/>
          <w:color w:val="000000"/>
          <w:kern w:val="0"/>
          <w:sz w:val="22"/>
        </w:rPr>
        <w:t xml:space="preserve"> </w:t>
      </w:r>
      <w:r>
        <w:rPr>
          <w:rFonts w:eastAsiaTheme="minorHAnsi" w:cs="굴림" w:hint="eastAsia"/>
          <w:color w:val="000000"/>
          <w:kern w:val="0"/>
          <w:sz w:val="22"/>
        </w:rPr>
        <w:t>우리가 흔히 사용하는 숫자형으로는</w:t>
      </w:r>
      <w:r>
        <w:rPr>
          <w:rFonts w:eastAsiaTheme="minorHAnsi" w:cs="굴림"/>
          <w:color w:val="000000"/>
          <w:kern w:val="0"/>
          <w:sz w:val="22"/>
        </w:rPr>
        <w:t xml:space="preserve"> </w:t>
      </w:r>
      <w:r>
        <w:rPr>
          <w:rFonts w:eastAsiaTheme="minorHAnsi" w:cs="굴림" w:hint="eastAsia"/>
          <w:color w:val="000000"/>
          <w:kern w:val="0"/>
          <w:sz w:val="22"/>
        </w:rPr>
        <w:t>정수,</w:t>
      </w:r>
      <w:r>
        <w:rPr>
          <w:rFonts w:eastAsiaTheme="minorHAnsi" w:cs="굴림"/>
          <w:color w:val="000000"/>
          <w:kern w:val="0"/>
          <w:sz w:val="22"/>
        </w:rPr>
        <w:t xml:space="preserve"> </w:t>
      </w:r>
      <w:r>
        <w:rPr>
          <w:rFonts w:eastAsiaTheme="minorHAnsi" w:cs="굴림" w:hint="eastAsia"/>
          <w:color w:val="000000"/>
          <w:kern w:val="0"/>
          <w:sz w:val="22"/>
        </w:rPr>
        <w:t xml:space="preserve">실수, 복소수가 있고 드물게 사용하는 </w:t>
      </w:r>
      <w:r>
        <w:rPr>
          <w:rFonts w:eastAsiaTheme="minorHAnsi" w:cs="굴림"/>
          <w:color w:val="000000"/>
          <w:kern w:val="0"/>
          <w:sz w:val="22"/>
        </w:rPr>
        <w:t>8</w:t>
      </w:r>
      <w:r>
        <w:rPr>
          <w:rFonts w:eastAsiaTheme="minorHAnsi" w:cs="굴림" w:hint="eastAsia"/>
          <w:color w:val="000000"/>
          <w:kern w:val="0"/>
          <w:sz w:val="22"/>
        </w:rPr>
        <w:t>진수,</w:t>
      </w:r>
      <w:r>
        <w:rPr>
          <w:rFonts w:eastAsiaTheme="minorHAnsi" w:cs="굴림"/>
          <w:color w:val="000000"/>
          <w:kern w:val="0"/>
          <w:sz w:val="22"/>
        </w:rPr>
        <w:t xml:space="preserve"> 16</w:t>
      </w:r>
      <w:r>
        <w:rPr>
          <w:rFonts w:eastAsiaTheme="minorHAnsi" w:cs="굴림" w:hint="eastAsia"/>
          <w:color w:val="000000"/>
          <w:kern w:val="0"/>
          <w:sz w:val="22"/>
        </w:rPr>
        <w:t>진수가 있다.</w:t>
      </w:r>
      <w:r>
        <w:rPr>
          <w:rFonts w:eastAsiaTheme="minorHAnsi" w:cs="굴림"/>
          <w:color w:val="000000"/>
          <w:kern w:val="0"/>
          <w:sz w:val="22"/>
        </w:rPr>
        <w:t xml:space="preserve"> </w:t>
      </w:r>
      <w:r>
        <w:rPr>
          <w:rFonts w:eastAsiaTheme="minorHAnsi" w:cs="굴림" w:hint="eastAsia"/>
          <w:color w:val="000000"/>
          <w:kern w:val="0"/>
          <w:sz w:val="22"/>
        </w:rPr>
        <w:t xml:space="preserve">불린 값은 </w:t>
      </w:r>
      <w:r>
        <w:rPr>
          <w:rFonts w:eastAsiaTheme="minorHAnsi" w:cs="굴림"/>
          <w:color w:val="000000"/>
          <w:kern w:val="0"/>
          <w:sz w:val="22"/>
        </w:rPr>
        <w:t>True</w:t>
      </w:r>
      <w:r>
        <w:rPr>
          <w:rFonts w:eastAsiaTheme="minorHAnsi" w:cs="굴림" w:hint="eastAsia"/>
          <w:color w:val="000000"/>
          <w:kern w:val="0"/>
          <w:sz w:val="22"/>
        </w:rPr>
        <w:t xml:space="preserve">와 </w:t>
      </w:r>
      <w:r>
        <w:rPr>
          <w:rFonts w:eastAsiaTheme="minorHAnsi" w:cs="굴림"/>
          <w:color w:val="000000"/>
          <w:kern w:val="0"/>
          <w:sz w:val="22"/>
        </w:rPr>
        <w:t xml:space="preserve">False </w:t>
      </w:r>
      <w:r>
        <w:rPr>
          <w:rFonts w:eastAsiaTheme="minorHAnsi" w:cs="굴림" w:hint="eastAsia"/>
          <w:color w:val="000000"/>
          <w:kern w:val="0"/>
          <w:sz w:val="22"/>
        </w:rPr>
        <w:t>중 하나이고,</w:t>
      </w:r>
      <w:r>
        <w:rPr>
          <w:rFonts w:eastAsiaTheme="minorHAnsi" w:cs="굴림"/>
          <w:color w:val="000000"/>
          <w:kern w:val="0"/>
          <w:sz w:val="22"/>
        </w:rPr>
        <w:t xml:space="preserve"> </w:t>
      </w:r>
      <w:r>
        <w:rPr>
          <w:rFonts w:eastAsiaTheme="minorHAnsi" w:cs="굴림" w:hint="eastAsia"/>
          <w:color w:val="000000"/>
          <w:kern w:val="0"/>
          <w:sz w:val="22"/>
        </w:rPr>
        <w:t xml:space="preserve">수학 계산에서는 각각 </w:t>
      </w:r>
      <w:r>
        <w:rPr>
          <w:rFonts w:eastAsiaTheme="minorHAnsi" w:cs="굴림"/>
          <w:color w:val="000000"/>
          <w:kern w:val="0"/>
          <w:sz w:val="22"/>
        </w:rPr>
        <w:t>1</w:t>
      </w:r>
      <w:r>
        <w:rPr>
          <w:rFonts w:eastAsiaTheme="minorHAnsi" w:cs="굴림" w:hint="eastAsia"/>
          <w:color w:val="000000"/>
          <w:kern w:val="0"/>
          <w:sz w:val="22"/>
        </w:rPr>
        <w:t xml:space="preserve">과 </w:t>
      </w:r>
      <w:r>
        <w:rPr>
          <w:rFonts w:eastAsiaTheme="minorHAnsi" w:cs="굴림"/>
          <w:color w:val="000000"/>
          <w:kern w:val="0"/>
          <w:sz w:val="22"/>
        </w:rPr>
        <w:t>0</w:t>
      </w:r>
      <w:r>
        <w:rPr>
          <w:rFonts w:eastAsiaTheme="minorHAnsi" w:cs="굴림" w:hint="eastAsia"/>
          <w:color w:val="000000"/>
          <w:kern w:val="0"/>
          <w:sz w:val="22"/>
        </w:rPr>
        <w:t>으로 평가를 한다.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B39F9" w:rsidRPr="00F759E0" w14:paraId="2A5268C5" w14:textId="77777777" w:rsidTr="00744730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71B19BB2" w14:textId="77777777" w:rsidR="009B39F9" w:rsidRPr="00917ADF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917ADF">
              <w:rPr>
                <w:rFonts w:eastAsiaTheme="minorHAnsi" w:cs="굴림" w:hint="eastAsia"/>
                <w:kern w:val="0"/>
                <w:sz w:val="22"/>
              </w:rPr>
              <w:lastRenderedPageBreak/>
              <w:t xml:space="preserve">&gt;&gt;&gt; </w:t>
            </w:r>
            <w:r>
              <w:rPr>
                <w:rFonts w:eastAsiaTheme="minorHAnsi" w:cs="굴림" w:hint="eastAsia"/>
                <w:kern w:val="0"/>
                <w:sz w:val="22"/>
              </w:rPr>
              <w:t xml:space="preserve">a = </w:t>
            </w:r>
            <w:r>
              <w:rPr>
                <w:rFonts w:eastAsiaTheme="minorHAnsi" w:cs="굴림"/>
                <w:kern w:val="0"/>
                <w:sz w:val="22"/>
              </w:rPr>
              <w:t>267</w:t>
            </w:r>
          </w:p>
          <w:p w14:paraId="45AEF606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7030A0"/>
                <w:kern w:val="0"/>
                <w:sz w:val="22"/>
              </w:rPr>
            </w:pPr>
            <w:r w:rsidRPr="00917ADF">
              <w:rPr>
                <w:rFonts w:eastAsiaTheme="minorHAnsi" w:cs="굴림"/>
                <w:kern w:val="0"/>
                <w:sz w:val="22"/>
              </w:rPr>
              <w:t>&gt;&gt;&gt; b</w:t>
            </w:r>
            <w:r>
              <w:rPr>
                <w:rFonts w:eastAsiaTheme="minorHAnsi" w:cs="굴림"/>
                <w:kern w:val="0"/>
                <w:sz w:val="22"/>
              </w:rPr>
              <w:t xml:space="preserve"> = 45.12</w:t>
            </w:r>
          </w:p>
          <w:p w14:paraId="64210F7B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&gt;&gt;&gt; c = </w:t>
            </w:r>
            <w:r>
              <w:rPr>
                <w:rFonts w:eastAsiaTheme="minorHAnsi" w:cs="굴림"/>
                <w:color w:val="000000"/>
                <w:kern w:val="0"/>
                <w:sz w:val="22"/>
              </w:rPr>
              <w:t>0o172</w:t>
            </w:r>
          </w:p>
          <w:p w14:paraId="635BD093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&gt;&gt;&gt; d = 0x8ff</w:t>
            </w:r>
          </w:p>
          <w:p w14:paraId="545D9103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>&gt;</w:t>
            </w:r>
            <w:r>
              <w:rPr>
                <w:rFonts w:eastAsiaTheme="minorHAnsi" w:cs="굴림"/>
                <w:color w:val="000000"/>
                <w:kern w:val="0"/>
                <w:sz w:val="22"/>
              </w:rPr>
              <w:t>&gt;&gt; print (3 &gt; 4)</w:t>
            </w:r>
          </w:p>
          <w:p w14:paraId="2490F25D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>F</w:t>
            </w:r>
            <w:r>
              <w:rPr>
                <w:rFonts w:eastAsiaTheme="minorHAnsi" w:cs="굴림"/>
                <w:color w:val="000000"/>
                <w:kern w:val="0"/>
                <w:sz w:val="22"/>
              </w:rPr>
              <w:t>alse</w:t>
            </w:r>
          </w:p>
          <w:p w14:paraId="67AE9E31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>&gt;</w:t>
            </w:r>
            <w:r>
              <w:rPr>
                <w:rFonts w:eastAsiaTheme="minorHAnsi" w:cs="굴림"/>
                <w:color w:val="000000"/>
                <w:kern w:val="0"/>
                <w:sz w:val="22"/>
              </w:rPr>
              <w:t xml:space="preserve">&gt;&gt; </w:t>
            </w:r>
            <w:proofErr w:type="gramStart"/>
            <w:r>
              <w:rPr>
                <w:rFonts w:eastAsiaTheme="minorHAnsi" w:cs="굴림"/>
                <w:color w:val="000000"/>
                <w:kern w:val="0"/>
                <w:sz w:val="22"/>
              </w:rPr>
              <w:t>print(</w:t>
            </w:r>
            <w:proofErr w:type="gramEnd"/>
            <w:r>
              <w:rPr>
                <w:rFonts w:eastAsiaTheme="minorHAnsi" w:cs="굴림"/>
                <w:color w:val="000000"/>
                <w:kern w:val="0"/>
                <w:sz w:val="22"/>
              </w:rPr>
              <w:t>True o</w:t>
            </w: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>r</w:t>
            </w:r>
            <w:r>
              <w:rPr>
                <w:rFonts w:eastAsiaTheme="minorHAnsi" w:cs="굴림"/>
                <w:color w:val="000000"/>
                <w:kern w:val="0"/>
                <w:sz w:val="22"/>
              </w:rPr>
              <w:t xml:space="preserve"> False)</w:t>
            </w:r>
          </w:p>
          <w:p w14:paraId="30F7B7C9" w14:textId="77777777" w:rsidR="009B39F9" w:rsidRPr="00917ADF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>T</w:t>
            </w:r>
            <w:r>
              <w:rPr>
                <w:rFonts w:eastAsiaTheme="minorHAnsi" w:cs="굴림"/>
                <w:color w:val="000000"/>
                <w:kern w:val="0"/>
                <w:sz w:val="22"/>
              </w:rPr>
              <w:t>rue</w:t>
            </w:r>
          </w:p>
        </w:tc>
      </w:tr>
    </w:tbl>
    <w:p w14:paraId="368A23BC" w14:textId="77777777" w:rsidR="009B39F9" w:rsidRDefault="009B39F9" w:rsidP="009B39F9">
      <w:pPr>
        <w:spacing w:after="0" w:line="360" w:lineRule="auto"/>
        <w:textAlignment w:val="baseline"/>
        <w:rPr>
          <w:rFonts w:eastAsiaTheme="minorHAnsi" w:cs="굴림"/>
          <w:color w:val="000000"/>
          <w:kern w:val="0"/>
          <w:sz w:val="22"/>
        </w:rPr>
      </w:pPr>
      <w:r>
        <w:rPr>
          <w:rFonts w:eastAsiaTheme="minorHAnsi" w:cs="굴림" w:hint="eastAsia"/>
          <w:color w:val="000000"/>
          <w:kern w:val="0"/>
          <w:sz w:val="22"/>
        </w:rPr>
        <w:t xml:space="preserve">변수 a와 </w:t>
      </w:r>
      <w:r>
        <w:rPr>
          <w:rFonts w:eastAsiaTheme="minorHAnsi" w:cs="굴림"/>
          <w:color w:val="000000"/>
          <w:kern w:val="0"/>
          <w:sz w:val="22"/>
        </w:rPr>
        <w:t>b</w:t>
      </w:r>
      <w:r>
        <w:rPr>
          <w:rFonts w:eastAsiaTheme="minorHAnsi" w:cs="굴림" w:hint="eastAsia"/>
          <w:color w:val="000000"/>
          <w:kern w:val="0"/>
          <w:sz w:val="22"/>
        </w:rPr>
        <w:t xml:space="preserve">는 각각 정수형과 실수형을 나타내며, 변수 </w:t>
      </w:r>
      <w:r>
        <w:rPr>
          <w:rFonts w:eastAsiaTheme="minorHAnsi" w:cs="굴림"/>
          <w:color w:val="000000"/>
          <w:kern w:val="0"/>
          <w:sz w:val="22"/>
        </w:rPr>
        <w:t>c</w:t>
      </w:r>
      <w:r>
        <w:rPr>
          <w:rFonts w:eastAsiaTheme="minorHAnsi" w:cs="굴림" w:hint="eastAsia"/>
          <w:color w:val="000000"/>
          <w:kern w:val="0"/>
          <w:sz w:val="22"/>
        </w:rPr>
        <w:t xml:space="preserve">와 </w:t>
      </w:r>
      <w:r>
        <w:rPr>
          <w:rFonts w:eastAsiaTheme="minorHAnsi" w:cs="굴림"/>
          <w:color w:val="000000"/>
          <w:kern w:val="0"/>
          <w:sz w:val="22"/>
        </w:rPr>
        <w:t>d</w:t>
      </w:r>
      <w:r>
        <w:rPr>
          <w:rFonts w:eastAsiaTheme="minorHAnsi" w:cs="굴림" w:hint="eastAsia"/>
          <w:color w:val="000000"/>
          <w:kern w:val="0"/>
          <w:sz w:val="22"/>
        </w:rPr>
        <w:t xml:space="preserve">는 8진수와 </w:t>
      </w:r>
      <w:r>
        <w:rPr>
          <w:rFonts w:eastAsiaTheme="minorHAnsi" w:cs="굴림"/>
          <w:color w:val="000000"/>
          <w:kern w:val="0"/>
          <w:sz w:val="22"/>
        </w:rPr>
        <w:t>16</w:t>
      </w:r>
      <w:r>
        <w:rPr>
          <w:rFonts w:eastAsiaTheme="minorHAnsi" w:cs="굴림" w:hint="eastAsia"/>
          <w:color w:val="000000"/>
          <w:kern w:val="0"/>
          <w:sz w:val="22"/>
        </w:rPr>
        <w:t>진수를 나타낸다.</w:t>
      </w:r>
      <w:r>
        <w:rPr>
          <w:rFonts w:eastAsiaTheme="minorHAnsi" w:cs="굴림"/>
          <w:color w:val="000000"/>
          <w:kern w:val="0"/>
          <w:sz w:val="22"/>
        </w:rPr>
        <w:t xml:space="preserve"> </w:t>
      </w:r>
      <w:r>
        <w:rPr>
          <w:rFonts w:eastAsiaTheme="minorHAnsi" w:cs="굴림" w:hint="eastAsia"/>
          <w:color w:val="000000"/>
          <w:kern w:val="0"/>
          <w:sz w:val="22"/>
        </w:rPr>
        <w:t>변수를</w:t>
      </w:r>
      <w:r>
        <w:rPr>
          <w:rFonts w:eastAsiaTheme="minorHAnsi" w:cs="굴림"/>
          <w:color w:val="000000"/>
          <w:kern w:val="0"/>
          <w:sz w:val="22"/>
        </w:rPr>
        <w:t xml:space="preserve"> 8</w:t>
      </w:r>
      <w:r>
        <w:rPr>
          <w:rFonts w:eastAsiaTheme="minorHAnsi" w:cs="굴림" w:hint="eastAsia"/>
          <w:color w:val="000000"/>
          <w:kern w:val="0"/>
          <w:sz w:val="22"/>
        </w:rPr>
        <w:t>진수(</w:t>
      </w:r>
      <w:r>
        <w:rPr>
          <w:rFonts w:eastAsiaTheme="minorHAnsi" w:cs="굴림"/>
          <w:color w:val="000000"/>
          <w:kern w:val="0"/>
          <w:sz w:val="22"/>
        </w:rPr>
        <w:t>Octal)</w:t>
      </w:r>
      <w:r>
        <w:rPr>
          <w:rFonts w:eastAsiaTheme="minorHAnsi" w:cs="굴림" w:hint="eastAsia"/>
          <w:color w:val="000000"/>
          <w:kern w:val="0"/>
          <w:sz w:val="22"/>
        </w:rPr>
        <w:t xml:space="preserve">로 선언하기 위해서는 숫자가 </w:t>
      </w:r>
      <w:r>
        <w:rPr>
          <w:rFonts w:eastAsiaTheme="minorHAnsi" w:cs="굴림"/>
          <w:color w:val="000000"/>
          <w:kern w:val="0"/>
          <w:sz w:val="22"/>
        </w:rPr>
        <w:t>0o(</w:t>
      </w:r>
      <w:r>
        <w:rPr>
          <w:rFonts w:eastAsiaTheme="minorHAnsi" w:cs="굴림" w:hint="eastAsia"/>
          <w:color w:val="000000"/>
          <w:kern w:val="0"/>
          <w:sz w:val="22"/>
        </w:rPr>
        <w:t xml:space="preserve">숫자 </w:t>
      </w:r>
      <w:r>
        <w:rPr>
          <w:rFonts w:eastAsiaTheme="minorHAnsi" w:cs="굴림"/>
          <w:color w:val="000000"/>
          <w:kern w:val="0"/>
          <w:sz w:val="22"/>
        </w:rPr>
        <w:t>0</w:t>
      </w:r>
      <w:r>
        <w:rPr>
          <w:rFonts w:eastAsiaTheme="minorHAnsi" w:cs="굴림" w:hint="eastAsia"/>
          <w:color w:val="000000"/>
          <w:kern w:val="0"/>
          <w:sz w:val="22"/>
        </w:rPr>
        <w:t xml:space="preserve">과 알파벳 소문자 </w:t>
      </w:r>
      <w:r>
        <w:rPr>
          <w:rFonts w:eastAsiaTheme="minorHAnsi" w:cs="굴림"/>
          <w:color w:val="000000"/>
          <w:kern w:val="0"/>
          <w:sz w:val="22"/>
        </w:rPr>
        <w:t xml:space="preserve">or </w:t>
      </w:r>
      <w:r>
        <w:rPr>
          <w:rFonts w:eastAsiaTheme="minorHAnsi" w:cs="굴림" w:hint="eastAsia"/>
          <w:color w:val="000000"/>
          <w:kern w:val="0"/>
          <w:sz w:val="22"/>
        </w:rPr>
        <w:t xml:space="preserve">대문자 </w:t>
      </w:r>
      <w:r>
        <w:rPr>
          <w:rFonts w:eastAsiaTheme="minorHAnsi" w:cs="굴림"/>
          <w:color w:val="000000"/>
          <w:kern w:val="0"/>
          <w:sz w:val="22"/>
        </w:rPr>
        <w:t>O)</w:t>
      </w:r>
      <w:r>
        <w:rPr>
          <w:rFonts w:eastAsiaTheme="minorHAnsi" w:cs="굴림" w:hint="eastAsia"/>
          <w:color w:val="000000"/>
          <w:kern w:val="0"/>
          <w:sz w:val="22"/>
        </w:rPr>
        <w:t>로 시작하면 된다.</w:t>
      </w:r>
      <w:r>
        <w:rPr>
          <w:rFonts w:eastAsiaTheme="minorHAnsi" w:cs="굴림"/>
          <w:color w:val="000000"/>
          <w:kern w:val="0"/>
          <w:sz w:val="22"/>
        </w:rPr>
        <w:t xml:space="preserve"> 16</w:t>
      </w:r>
      <w:r>
        <w:rPr>
          <w:rFonts w:eastAsiaTheme="minorHAnsi" w:cs="굴림" w:hint="eastAsia"/>
          <w:color w:val="000000"/>
          <w:kern w:val="0"/>
          <w:sz w:val="22"/>
        </w:rPr>
        <w:t xml:space="preserve">진수는 </w:t>
      </w:r>
      <w:r>
        <w:rPr>
          <w:rFonts w:eastAsiaTheme="minorHAnsi" w:cs="굴림"/>
          <w:color w:val="000000"/>
          <w:kern w:val="0"/>
          <w:sz w:val="22"/>
        </w:rPr>
        <w:t>0x</w:t>
      </w:r>
      <w:r>
        <w:rPr>
          <w:rFonts w:eastAsiaTheme="minorHAnsi" w:cs="굴림" w:hint="eastAsia"/>
          <w:color w:val="000000"/>
          <w:kern w:val="0"/>
          <w:sz w:val="22"/>
        </w:rPr>
        <w:t>로 시작하면 된다.</w:t>
      </w:r>
      <w:r>
        <w:rPr>
          <w:rFonts w:eastAsiaTheme="minorHAnsi" w:cs="굴림"/>
          <w:color w:val="000000"/>
          <w:kern w:val="0"/>
          <w:sz w:val="22"/>
        </w:rPr>
        <w:t xml:space="preserve"> </w:t>
      </w:r>
    </w:p>
    <w:p w14:paraId="6C89B8CA" w14:textId="77777777" w:rsidR="009B39F9" w:rsidRPr="00B8233B" w:rsidRDefault="009B39F9" w:rsidP="009B39F9">
      <w:pPr>
        <w:spacing w:after="0" w:line="360" w:lineRule="auto"/>
        <w:textAlignment w:val="baseline"/>
        <w:rPr>
          <w:rFonts w:eastAsiaTheme="minorHAnsi" w:cs="굴림"/>
          <w:color w:val="000000"/>
          <w:kern w:val="0"/>
          <w:sz w:val="22"/>
        </w:rPr>
      </w:pPr>
      <w:r>
        <w:rPr>
          <w:rFonts w:eastAsiaTheme="minorHAnsi" w:cs="굴림" w:hint="eastAsia"/>
          <w:color w:val="000000"/>
          <w:kern w:val="0"/>
          <w:sz w:val="22"/>
        </w:rPr>
        <w:t>숫자형은 다양한 연산자를 사용하여 계산을 할 수 있다.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B39F9" w:rsidRPr="00F759E0" w14:paraId="2FB9AD91" w14:textId="77777777" w:rsidTr="00744730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7A8300E2" w14:textId="77777777" w:rsidR="009B39F9" w:rsidRPr="00917ADF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917ADF">
              <w:rPr>
                <w:rFonts w:eastAsiaTheme="minorHAnsi" w:cs="굴림" w:hint="eastAsia"/>
                <w:kern w:val="0"/>
                <w:sz w:val="22"/>
              </w:rPr>
              <w:t xml:space="preserve">&gt;&gt;&gt; </w:t>
            </w:r>
            <w:r>
              <w:rPr>
                <w:rFonts w:eastAsiaTheme="minorHAnsi" w:cs="굴림" w:hint="eastAsia"/>
                <w:kern w:val="0"/>
                <w:sz w:val="22"/>
              </w:rPr>
              <w:t xml:space="preserve">a = </w:t>
            </w:r>
            <w:r>
              <w:rPr>
                <w:rFonts w:eastAsiaTheme="minorHAnsi" w:cs="굴림"/>
                <w:kern w:val="0"/>
                <w:sz w:val="22"/>
              </w:rPr>
              <w:t>7</w:t>
            </w:r>
          </w:p>
          <w:p w14:paraId="0EC5E6B3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7030A0"/>
                <w:kern w:val="0"/>
                <w:sz w:val="22"/>
              </w:rPr>
            </w:pPr>
            <w:r w:rsidRPr="00917ADF">
              <w:rPr>
                <w:rFonts w:eastAsiaTheme="minorHAnsi" w:cs="굴림"/>
                <w:kern w:val="0"/>
                <w:sz w:val="22"/>
              </w:rPr>
              <w:t>&gt;&gt;&gt; b</w:t>
            </w:r>
            <w:r>
              <w:rPr>
                <w:rFonts w:eastAsiaTheme="minorHAnsi" w:cs="굴림"/>
                <w:kern w:val="0"/>
                <w:sz w:val="22"/>
              </w:rPr>
              <w:t xml:space="preserve"> = 2</w:t>
            </w:r>
          </w:p>
          <w:p w14:paraId="59301999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>&gt;&gt;&gt; a</w:t>
            </w:r>
            <w:r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>+</w:t>
            </w:r>
            <w:r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>b</w:t>
            </w:r>
          </w:p>
          <w:p w14:paraId="2552E1BE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9</w:t>
            </w:r>
          </w:p>
          <w:p w14:paraId="77AB03B9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&gt;&gt;&gt; a * b</w:t>
            </w:r>
          </w:p>
          <w:p w14:paraId="76BAB7E8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14</w:t>
            </w:r>
          </w:p>
          <w:p w14:paraId="742E281A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&gt;&gt;&gt; a / b</w:t>
            </w:r>
          </w:p>
          <w:p w14:paraId="29C57225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3.5</w:t>
            </w:r>
          </w:p>
          <w:p w14:paraId="16B8C34B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&gt;&gt;&gt; a ** b</w:t>
            </w:r>
          </w:p>
          <w:p w14:paraId="4928E385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49</w:t>
            </w:r>
          </w:p>
          <w:p w14:paraId="40AD45E6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 xml:space="preserve">&gt;&gt;&gt; </w:t>
            </w: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>b % a</w:t>
            </w:r>
          </w:p>
          <w:p w14:paraId="525F6790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2</w:t>
            </w:r>
          </w:p>
          <w:p w14:paraId="3114E571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&gt;&gt;&gt; a // b</w:t>
            </w:r>
          </w:p>
          <w:p w14:paraId="09B2E9A2" w14:textId="77777777" w:rsidR="009B39F9" w:rsidRPr="00917ADF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color w:val="000000"/>
                <w:kern w:val="0"/>
                <w:sz w:val="22"/>
              </w:rPr>
              <w:t>3</w:t>
            </w:r>
          </w:p>
        </w:tc>
      </w:tr>
    </w:tbl>
    <w:p w14:paraId="0144529F" w14:textId="77777777" w:rsidR="009B39F9" w:rsidRDefault="009B39F9" w:rsidP="009B39F9">
      <w:pPr>
        <w:spacing w:line="360" w:lineRule="auto"/>
        <w:outlineLvl w:val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일반적인 사칙연산(+, -, </w:t>
      </w:r>
      <w:r>
        <w:rPr>
          <w:sz w:val="22"/>
          <w:szCs w:val="24"/>
        </w:rPr>
        <w:t>*</w:t>
      </w:r>
      <w:proofErr w:type="gramStart"/>
      <w:r>
        <w:rPr>
          <w:sz w:val="22"/>
          <w:szCs w:val="24"/>
        </w:rPr>
        <w:t>, /</w:t>
      </w:r>
      <w:proofErr w:type="gramEnd"/>
      <w:r>
        <w:rPr>
          <w:sz w:val="22"/>
          <w:szCs w:val="24"/>
        </w:rPr>
        <w:t>)</w:t>
      </w:r>
      <w:r>
        <w:rPr>
          <w:rFonts w:hint="eastAsia"/>
          <w:sz w:val="22"/>
          <w:szCs w:val="24"/>
        </w:rPr>
        <w:t xml:space="preserve">은 한 </w:t>
      </w:r>
      <w:proofErr w:type="spellStart"/>
      <w:r>
        <w:rPr>
          <w:rFonts w:hint="eastAsia"/>
          <w:sz w:val="22"/>
          <w:szCs w:val="24"/>
        </w:rPr>
        <w:t>번쯤은</w:t>
      </w:r>
      <w:proofErr w:type="spellEnd"/>
      <w:r>
        <w:rPr>
          <w:rFonts w:hint="eastAsia"/>
          <w:sz w:val="22"/>
          <w:szCs w:val="24"/>
        </w:rPr>
        <w:t xml:space="preserve"> 접했을 연산자일 것이다.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이외에도 제곱을 나타내는 </w:t>
      </w:r>
      <w:r>
        <w:rPr>
          <w:sz w:val="22"/>
          <w:szCs w:val="24"/>
        </w:rPr>
        <w:t xml:space="preserve">** </w:t>
      </w:r>
      <w:r>
        <w:rPr>
          <w:rFonts w:hint="eastAsia"/>
          <w:sz w:val="22"/>
          <w:szCs w:val="24"/>
        </w:rPr>
        <w:t>연산자, 나눗셈의 나머지 값을 돌려주는 % 연산자,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나눗셈의 몫 값을 </w:t>
      </w:r>
      <w:proofErr w:type="gramStart"/>
      <w:r>
        <w:rPr>
          <w:rFonts w:hint="eastAsia"/>
          <w:sz w:val="22"/>
          <w:szCs w:val="24"/>
        </w:rPr>
        <w:t xml:space="preserve">돌려주는 </w:t>
      </w:r>
      <w:r>
        <w:rPr>
          <w:sz w:val="22"/>
          <w:szCs w:val="24"/>
        </w:rPr>
        <w:t>/</w:t>
      </w:r>
      <w:proofErr w:type="gramEnd"/>
      <w:r>
        <w:rPr>
          <w:sz w:val="22"/>
          <w:szCs w:val="24"/>
        </w:rPr>
        <w:t xml:space="preserve">/ </w:t>
      </w:r>
      <w:r>
        <w:rPr>
          <w:rFonts w:hint="eastAsia"/>
          <w:sz w:val="22"/>
          <w:szCs w:val="24"/>
        </w:rPr>
        <w:t>연산자가 있다.</w:t>
      </w:r>
    </w:p>
    <w:p w14:paraId="3522410E" w14:textId="77777777" w:rsidR="009B39F9" w:rsidRDefault="009B39F9" w:rsidP="009B39F9">
      <w:pPr>
        <w:spacing w:line="360" w:lineRule="auto"/>
        <w:outlineLvl w:val="0"/>
        <w:rPr>
          <w:sz w:val="22"/>
          <w:szCs w:val="24"/>
        </w:rPr>
      </w:pPr>
      <w:r>
        <w:rPr>
          <w:rFonts w:hint="eastAsia"/>
          <w:sz w:val="22"/>
          <w:szCs w:val="24"/>
        </w:rPr>
        <w:t>변수는 값의 이름이다. 알파벳 대소문자 모두 사용 가능하며, 숫자도 변수명의 일부로 사</w:t>
      </w:r>
      <w:r>
        <w:rPr>
          <w:rFonts w:hint="eastAsia"/>
          <w:sz w:val="22"/>
          <w:szCs w:val="24"/>
        </w:rPr>
        <w:lastRenderedPageBreak/>
        <w:t>용이 가능하지만 맨 처음에 숫자를 사용할 수는 없다.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B39F9" w:rsidRPr="00F759E0" w14:paraId="55AF42D1" w14:textId="77777777" w:rsidTr="00744730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7E267EC4" w14:textId="77777777" w:rsidR="009B39F9" w:rsidRPr="00917ADF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Apple = </w:t>
            </w:r>
            <w:r>
              <w:rPr>
                <w:rFonts w:eastAsiaTheme="minorHAnsi" w:cs="굴림"/>
                <w:kern w:val="0"/>
                <w:sz w:val="22"/>
              </w:rPr>
              <w:t xml:space="preserve">451 # </w:t>
            </w:r>
            <w:r>
              <w:rPr>
                <w:rFonts w:eastAsiaTheme="minorHAnsi" w:cs="굴림" w:hint="eastAsia"/>
                <w:kern w:val="0"/>
                <w:sz w:val="22"/>
              </w:rPr>
              <w:t>가능</w:t>
            </w:r>
          </w:p>
          <w:p w14:paraId="25DA11E3" w14:textId="77777777" w:rsidR="009B39F9" w:rsidRPr="00917ADF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Apple1 = 451 # </w:t>
            </w:r>
            <w:r>
              <w:rPr>
                <w:rFonts w:eastAsiaTheme="minorHAnsi" w:cs="굴림" w:hint="eastAsia"/>
                <w:kern w:val="0"/>
                <w:sz w:val="22"/>
              </w:rPr>
              <w:t>가능</w:t>
            </w:r>
          </w:p>
          <w:p w14:paraId="39ED0A41" w14:textId="77777777" w:rsidR="009B39F9" w:rsidRPr="00917ADF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>2Apple</w:t>
            </w:r>
            <w:r>
              <w:rPr>
                <w:rFonts w:eastAsiaTheme="minorHAnsi" w:cs="굴림"/>
                <w:color w:val="000000"/>
                <w:kern w:val="0"/>
                <w:sz w:val="22"/>
              </w:rPr>
              <w:t xml:space="preserve"> = 451 # </w:t>
            </w:r>
            <w:r>
              <w:rPr>
                <w:rFonts w:eastAsiaTheme="minorHAnsi" w:cs="굴림" w:hint="eastAsia"/>
                <w:color w:val="000000"/>
                <w:kern w:val="0"/>
                <w:sz w:val="22"/>
              </w:rPr>
              <w:t>불가</w:t>
            </w:r>
          </w:p>
        </w:tc>
      </w:tr>
    </w:tbl>
    <w:p w14:paraId="3FA338A6" w14:textId="77777777" w:rsidR="009B39F9" w:rsidRDefault="009B39F9" w:rsidP="009B39F9">
      <w:pPr>
        <w:pStyle w:val="a3"/>
        <w:spacing w:line="360" w:lineRule="auto"/>
        <w:ind w:leftChars="0" w:left="400"/>
        <w:outlineLvl w:val="0"/>
        <w:rPr>
          <w:sz w:val="22"/>
          <w:szCs w:val="24"/>
        </w:rPr>
      </w:pPr>
    </w:p>
    <w:p w14:paraId="73C10148" w14:textId="77777777" w:rsidR="009B39F9" w:rsidRPr="00572E27" w:rsidRDefault="009B39F9" w:rsidP="009B39F9">
      <w:pPr>
        <w:pStyle w:val="a3"/>
        <w:numPr>
          <w:ilvl w:val="0"/>
          <w:numId w:val="26"/>
        </w:numPr>
        <w:ind w:leftChars="0"/>
        <w:rPr>
          <w:sz w:val="22"/>
          <w:szCs w:val="24"/>
        </w:rPr>
      </w:pPr>
      <w:r w:rsidRPr="00572E27">
        <w:rPr>
          <w:rFonts w:hint="eastAsia"/>
          <w:sz w:val="22"/>
          <w:szCs w:val="24"/>
        </w:rPr>
        <w:t>조건문</w:t>
      </w:r>
      <w:r w:rsidRPr="00572E27">
        <w:rPr>
          <w:sz w:val="22"/>
          <w:szCs w:val="24"/>
        </w:rPr>
        <w:t xml:space="preserve">(if), </w:t>
      </w:r>
      <w:proofErr w:type="spellStart"/>
      <w:r w:rsidRPr="00572E27">
        <w:rPr>
          <w:rFonts w:hint="eastAsia"/>
          <w:sz w:val="22"/>
          <w:szCs w:val="24"/>
        </w:rPr>
        <w:t>반복문</w:t>
      </w:r>
      <w:proofErr w:type="spellEnd"/>
      <w:r w:rsidRPr="00572E27">
        <w:rPr>
          <w:sz w:val="22"/>
          <w:szCs w:val="24"/>
        </w:rPr>
        <w:t>(while, for)</w:t>
      </w:r>
    </w:p>
    <w:p w14:paraId="4E5B2436" w14:textId="77777777" w:rsidR="009B39F9" w:rsidRPr="00391197" w:rsidRDefault="009B39F9" w:rsidP="009B39F9">
      <w:pPr>
        <w:spacing w:line="360" w:lineRule="auto"/>
        <w:outlineLvl w:val="0"/>
        <w:rPr>
          <w:sz w:val="22"/>
          <w:szCs w:val="24"/>
        </w:rPr>
      </w:pPr>
      <w:r>
        <w:rPr>
          <w:rFonts w:hint="eastAsia"/>
          <w:sz w:val="22"/>
          <w:szCs w:val="24"/>
        </w:rPr>
        <w:t>프로그램을 작성하면서 제어문을 사용하는 경우가 있다.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제어문은 크게 </w:t>
      </w:r>
      <w:r>
        <w:rPr>
          <w:sz w:val="22"/>
          <w:szCs w:val="24"/>
        </w:rPr>
        <w:t>if, whil</w:t>
      </w:r>
      <w:r>
        <w:rPr>
          <w:rFonts w:hint="eastAsia"/>
          <w:sz w:val="22"/>
          <w:szCs w:val="24"/>
        </w:rPr>
        <w:t>e</w:t>
      </w:r>
      <w:r>
        <w:rPr>
          <w:sz w:val="22"/>
          <w:szCs w:val="24"/>
        </w:rPr>
        <w:t>, for</w:t>
      </w:r>
      <w:r>
        <w:rPr>
          <w:rFonts w:hint="eastAsia"/>
          <w:sz w:val="22"/>
          <w:szCs w:val="24"/>
        </w:rPr>
        <w:t>으로 구성된다.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조건을 판단하여 해당 조건에 맞는 상황을 수행하는데 쓰는 것이 </w:t>
      </w:r>
      <w:r>
        <w:rPr>
          <w:sz w:val="22"/>
          <w:szCs w:val="24"/>
        </w:rPr>
        <w:t xml:space="preserve">if </w:t>
      </w:r>
      <w:r>
        <w:rPr>
          <w:rFonts w:hint="eastAsia"/>
          <w:sz w:val="22"/>
          <w:szCs w:val="24"/>
        </w:rPr>
        <w:t>문이다.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B39F9" w:rsidRPr="00F759E0" w14:paraId="0B9BC647" w14:textId="77777777" w:rsidTr="00744730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19890B9A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&gt;&gt;&gt;</w:t>
            </w:r>
            <w:r>
              <w:rPr>
                <w:rFonts w:eastAsiaTheme="minorHAnsi" w:cs="굴림"/>
                <w:kern w:val="0"/>
                <w:sz w:val="22"/>
              </w:rPr>
              <w:t xml:space="preserve"> James = 77</w:t>
            </w:r>
          </w:p>
          <w:p w14:paraId="398EE092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&gt;&gt;&gt; Jessica = 54</w:t>
            </w:r>
          </w:p>
          <w:p w14:paraId="394A21C6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&gt;&gt;&gt; if James &gt; Jessica:</w:t>
            </w:r>
          </w:p>
          <w:p w14:paraId="6BFE6F83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…      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print(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‘James is heavier than Jessica’)</w:t>
            </w:r>
          </w:p>
          <w:p w14:paraId="1B08D27A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…   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elif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 xml:space="preserve"> James == Jessica:</w:t>
            </w:r>
          </w:p>
          <w:p w14:paraId="3C7F5CBA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…      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print(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‘James is equal to Jessica’)</w:t>
            </w:r>
          </w:p>
          <w:p w14:paraId="7D150D34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…   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elif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 xml:space="preserve"> James &lt; Jessica:</w:t>
            </w:r>
          </w:p>
          <w:p w14:paraId="2BA88897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…      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print(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‘James is lighter than Jessica’)</w:t>
            </w:r>
          </w:p>
          <w:p w14:paraId="7B8CD6B4" w14:textId="77777777" w:rsidR="009B39F9" w:rsidRPr="00064288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…</w:t>
            </w:r>
          </w:p>
          <w:p w14:paraId="6515AD07" w14:textId="77777777" w:rsidR="009B39F9" w:rsidRPr="0010724B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James is heavier than Jessica</w:t>
            </w:r>
          </w:p>
        </w:tc>
      </w:tr>
    </w:tbl>
    <w:p w14:paraId="7212585F" w14:textId="77777777" w:rsidR="009B39F9" w:rsidRDefault="009B39F9" w:rsidP="009B39F9">
      <w:pPr>
        <w:spacing w:line="360" w:lineRule="auto"/>
        <w:outlineLvl w:val="0"/>
        <w:rPr>
          <w:sz w:val="22"/>
          <w:szCs w:val="24"/>
        </w:rPr>
      </w:pPr>
      <w:r>
        <w:rPr>
          <w:rFonts w:hint="eastAsia"/>
          <w:sz w:val="22"/>
          <w:szCs w:val="24"/>
        </w:rPr>
        <w:t>if 문은 조건식이</w:t>
      </w:r>
      <w:r>
        <w:rPr>
          <w:sz w:val="22"/>
          <w:szCs w:val="24"/>
        </w:rPr>
        <w:t xml:space="preserve"> True</w:t>
      </w:r>
      <w:r>
        <w:rPr>
          <w:rFonts w:hint="eastAsia"/>
          <w:sz w:val="22"/>
          <w:szCs w:val="24"/>
        </w:rPr>
        <w:t xml:space="preserve">인 경우 명령을 실행하며, </w:t>
      </w:r>
      <w:r>
        <w:rPr>
          <w:sz w:val="22"/>
          <w:szCs w:val="24"/>
        </w:rPr>
        <w:t>False</w:t>
      </w:r>
      <w:r>
        <w:rPr>
          <w:rFonts w:hint="eastAsia"/>
          <w:sz w:val="22"/>
          <w:szCs w:val="24"/>
        </w:rPr>
        <w:t>일 경우 명령문은 건너뛰고 다음 코드를 실행한다.</w:t>
      </w:r>
      <w:r>
        <w:rPr>
          <w:sz w:val="22"/>
          <w:szCs w:val="24"/>
        </w:rPr>
        <w:t xml:space="preserve"> if </w:t>
      </w:r>
      <w:r>
        <w:rPr>
          <w:rFonts w:hint="eastAsia"/>
          <w:sz w:val="22"/>
          <w:szCs w:val="24"/>
        </w:rPr>
        <w:t>문은 단일,</w:t>
      </w:r>
      <w:r>
        <w:rPr>
          <w:sz w:val="22"/>
          <w:szCs w:val="24"/>
        </w:rPr>
        <w:t xml:space="preserve"> 2</w:t>
      </w:r>
      <w:r>
        <w:rPr>
          <w:rFonts w:hint="eastAsia"/>
          <w:sz w:val="22"/>
          <w:szCs w:val="24"/>
        </w:rPr>
        <w:t>중,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다중 형식으로 구성할 수 있으며,</w:t>
      </w:r>
      <w:r>
        <w:rPr>
          <w:sz w:val="22"/>
          <w:szCs w:val="24"/>
        </w:rPr>
        <w:t xml:space="preserve"> </w:t>
      </w:r>
      <w:proofErr w:type="spellStart"/>
      <w:r>
        <w:rPr>
          <w:sz w:val="22"/>
          <w:szCs w:val="24"/>
        </w:rPr>
        <w:t>elif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문을 사용하면 이전 조건이 거짓일 때 수행되고 조건을 여러 개 주는 것이 가능하다.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여기서</w:t>
      </w:r>
      <w:r>
        <w:rPr>
          <w:sz w:val="22"/>
          <w:szCs w:val="24"/>
        </w:rPr>
        <w:t xml:space="preserve"> == </w:t>
      </w:r>
      <w:r>
        <w:rPr>
          <w:rFonts w:hint="eastAsia"/>
          <w:sz w:val="22"/>
          <w:szCs w:val="24"/>
        </w:rPr>
        <w:t>연산자는 일치하는가를 물어보는 연산자이다.</w:t>
      </w:r>
    </w:p>
    <w:p w14:paraId="44D538C3" w14:textId="77777777" w:rsidR="009B39F9" w:rsidRPr="00572E27" w:rsidRDefault="009B39F9" w:rsidP="009B39F9">
      <w:pPr>
        <w:spacing w:line="360" w:lineRule="auto"/>
        <w:outlineLvl w:val="0"/>
        <w:rPr>
          <w:b/>
          <w:bCs/>
          <w:sz w:val="22"/>
          <w:szCs w:val="24"/>
        </w:rPr>
      </w:pPr>
      <w:r w:rsidRPr="00572E27">
        <w:rPr>
          <w:b/>
          <w:bCs/>
          <w:sz w:val="22"/>
          <w:szCs w:val="24"/>
        </w:rPr>
        <w:t>Q. if</w:t>
      </w:r>
      <w:r w:rsidRPr="00572E27">
        <w:rPr>
          <w:rFonts w:hint="eastAsia"/>
          <w:b/>
          <w:bCs/>
          <w:sz w:val="22"/>
          <w:szCs w:val="24"/>
        </w:rPr>
        <w:t>문을</w:t>
      </w:r>
      <w:r w:rsidRPr="00572E27">
        <w:rPr>
          <w:b/>
          <w:bCs/>
          <w:sz w:val="22"/>
          <w:szCs w:val="24"/>
        </w:rPr>
        <w:t xml:space="preserve"> 사용하여 3개의 </w:t>
      </w:r>
      <w:r w:rsidRPr="00DA692D">
        <w:rPr>
          <w:rFonts w:hint="eastAsia"/>
          <w:b/>
          <w:bCs/>
          <w:sz w:val="22"/>
          <w:szCs w:val="24"/>
        </w:rPr>
        <w:t>숫자</w:t>
      </w:r>
      <w:r w:rsidRPr="00DA692D">
        <w:rPr>
          <w:b/>
          <w:bCs/>
          <w:sz w:val="22"/>
          <w:szCs w:val="24"/>
        </w:rPr>
        <w:t xml:space="preserve"> (</w:t>
      </w:r>
      <w:r w:rsidRPr="00572E27">
        <w:rPr>
          <w:b/>
          <w:bCs/>
          <w:sz w:val="22"/>
          <w:szCs w:val="24"/>
        </w:rPr>
        <w:t xml:space="preserve">9, -4, </w:t>
      </w:r>
      <w:r w:rsidRPr="00DA692D">
        <w:rPr>
          <w:b/>
          <w:bCs/>
          <w:sz w:val="22"/>
          <w:szCs w:val="24"/>
        </w:rPr>
        <w:t>6)</w:t>
      </w:r>
      <w:r w:rsidRPr="00DA692D">
        <w:rPr>
          <w:rFonts w:hint="eastAsia"/>
          <w:b/>
          <w:bCs/>
          <w:sz w:val="22"/>
          <w:szCs w:val="24"/>
        </w:rPr>
        <w:t xml:space="preserve"> 를</w:t>
      </w:r>
      <w:r w:rsidRPr="00572E27">
        <w:rPr>
          <w:b/>
          <w:bCs/>
          <w:sz w:val="22"/>
          <w:szCs w:val="24"/>
        </w:rPr>
        <w:t xml:space="preserve"> 오름차순으로 정렬하</w:t>
      </w:r>
      <w:r w:rsidRPr="00572E27">
        <w:rPr>
          <w:rFonts w:hint="eastAsia"/>
          <w:b/>
          <w:bCs/>
          <w:sz w:val="22"/>
          <w:szCs w:val="24"/>
        </w:rPr>
        <w:t>여라</w:t>
      </w:r>
      <w:r w:rsidRPr="00572E27">
        <w:rPr>
          <w:b/>
          <w:bCs/>
          <w:sz w:val="22"/>
          <w:szCs w:val="24"/>
        </w:rPr>
        <w:t>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B39F9" w:rsidRPr="00F759E0" w14:paraId="5EC30468" w14:textId="77777777" w:rsidTr="00744730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42EF5B3E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number1, number2, number3 = 9, -4, 6</w:t>
            </w:r>
          </w:p>
          <w:p w14:paraId="738C4185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i</w:t>
            </w:r>
            <w:r>
              <w:rPr>
                <w:rFonts w:eastAsiaTheme="minorHAnsi" w:cs="굴림"/>
                <w:kern w:val="0"/>
                <w:sz w:val="22"/>
              </w:rPr>
              <w:t>f number 1 &gt; number2:</w:t>
            </w:r>
          </w:p>
          <w:p w14:paraId="66BA9003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>
              <w:rPr>
                <w:rFonts w:eastAsiaTheme="minorHAnsi" w:cs="굴림"/>
                <w:kern w:val="0"/>
                <w:sz w:val="22"/>
              </w:rPr>
              <w:t xml:space="preserve">  number1, number2 = number2, number1</w:t>
            </w:r>
          </w:p>
          <w:p w14:paraId="1E33B74E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i</w:t>
            </w:r>
            <w:r>
              <w:rPr>
                <w:rFonts w:eastAsiaTheme="minorHAnsi" w:cs="굴림"/>
                <w:kern w:val="0"/>
                <w:sz w:val="22"/>
              </w:rPr>
              <w:t>f number2 &gt; number3:</w:t>
            </w:r>
          </w:p>
          <w:p w14:paraId="410BFA9C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lastRenderedPageBreak/>
              <w:t xml:space="preserve"> </w:t>
            </w:r>
            <w:r>
              <w:rPr>
                <w:rFonts w:eastAsiaTheme="minorHAnsi" w:cs="굴림"/>
                <w:kern w:val="0"/>
                <w:sz w:val="22"/>
              </w:rPr>
              <w:t xml:space="preserve">  number2, number3 = number3, number2</w:t>
            </w:r>
          </w:p>
          <w:p w14:paraId="039A1342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i</w:t>
            </w:r>
            <w:r>
              <w:rPr>
                <w:rFonts w:eastAsiaTheme="minorHAnsi" w:cs="굴림"/>
                <w:kern w:val="0"/>
                <w:sz w:val="22"/>
              </w:rPr>
              <w:t>f number1 &gt; number2:</w:t>
            </w:r>
          </w:p>
          <w:p w14:paraId="48E1839F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>
              <w:rPr>
                <w:rFonts w:eastAsiaTheme="minorHAnsi" w:cs="굴림"/>
                <w:kern w:val="0"/>
                <w:sz w:val="22"/>
              </w:rPr>
              <w:t xml:space="preserve">  number1, number2 = number2, number1</w:t>
            </w:r>
          </w:p>
          <w:p w14:paraId="0E8350E4" w14:textId="77777777" w:rsidR="009B39F9" w:rsidRPr="0010724B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proofErr w:type="gramStart"/>
            <w:r>
              <w:rPr>
                <w:rFonts w:eastAsiaTheme="minorHAnsi" w:cs="굴림" w:hint="eastAsia"/>
                <w:kern w:val="0"/>
                <w:sz w:val="22"/>
              </w:rPr>
              <w:t>p</w:t>
            </w:r>
            <w:r>
              <w:rPr>
                <w:rFonts w:eastAsiaTheme="minorHAnsi" w:cs="굴림"/>
                <w:kern w:val="0"/>
                <w:sz w:val="22"/>
              </w:rPr>
              <w:t>rint(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“The sorted numbers are”, number1, number2, number3)</w:t>
            </w:r>
          </w:p>
        </w:tc>
      </w:tr>
    </w:tbl>
    <w:p w14:paraId="7A8CF1DA" w14:textId="77777777" w:rsidR="009B39F9" w:rsidRPr="005D0CBC" w:rsidRDefault="009B39F9" w:rsidP="009B39F9">
      <w:pPr>
        <w:spacing w:line="360" w:lineRule="auto"/>
        <w:outlineLvl w:val="0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 xml:space="preserve">인접한 숫자의 배열이 내림차순인 조건을 </w:t>
      </w:r>
      <w:r>
        <w:rPr>
          <w:sz w:val="22"/>
          <w:szCs w:val="24"/>
        </w:rPr>
        <w:t xml:space="preserve">if </w:t>
      </w:r>
      <w:r>
        <w:rPr>
          <w:rFonts w:hint="eastAsia"/>
          <w:sz w:val="22"/>
          <w:szCs w:val="24"/>
        </w:rPr>
        <w:t>문으로 선별해 숫자의 배열을 바꾸어 저장해주는 방식으로 숫자의 배열을 오름차순으로 정렬하고 있다.</w:t>
      </w:r>
    </w:p>
    <w:p w14:paraId="0C2743DD" w14:textId="77777777" w:rsidR="009B39F9" w:rsidRDefault="009B39F9" w:rsidP="009B39F9">
      <w:pPr>
        <w:spacing w:line="360" w:lineRule="auto"/>
        <w:outlineLvl w:val="0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반복문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while </w:t>
      </w:r>
      <w:r>
        <w:rPr>
          <w:rFonts w:hint="eastAsia"/>
          <w:sz w:val="22"/>
          <w:szCs w:val="24"/>
        </w:rPr>
        <w:t>문은 조건문이 참이 될 때까지 반복해서 실행시킨다.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경험치가 </w:t>
      </w:r>
      <w:r>
        <w:rPr>
          <w:sz w:val="22"/>
          <w:szCs w:val="24"/>
        </w:rPr>
        <w:t>10</w:t>
      </w:r>
      <w:r>
        <w:rPr>
          <w:rFonts w:hint="eastAsia"/>
          <w:sz w:val="22"/>
          <w:szCs w:val="24"/>
        </w:rPr>
        <w:t>을 달성하면 레벨이 오르는 게임을 만든다면 다음과 같다.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B39F9" w:rsidRPr="00F759E0" w14:paraId="346E554C" w14:textId="77777777" w:rsidTr="00744730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9633EF0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&gt;&gt;&gt;</w:t>
            </w:r>
            <w:r>
              <w:rPr>
                <w:rFonts w:eastAsiaTheme="minorHAnsi" w:cs="굴림"/>
                <w:kern w:val="0"/>
                <w:sz w:val="22"/>
              </w:rPr>
              <w:t xml:space="preserve"> EXP = 0</w:t>
            </w:r>
          </w:p>
          <w:p w14:paraId="4F726C3B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&gt;&gt;&gt; while EXP &lt; 10:</w:t>
            </w:r>
          </w:p>
          <w:p w14:paraId="73AEF49D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…      EXP = EXP +1</w:t>
            </w:r>
          </w:p>
          <w:p w14:paraId="19EB1B6E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…      print(“</w:t>
            </w:r>
            <w:r>
              <w:rPr>
                <w:rFonts w:eastAsiaTheme="minorHAnsi" w:cs="굴림" w:hint="eastAsia"/>
                <w:kern w:val="0"/>
                <w:sz w:val="22"/>
              </w:rPr>
              <w:t xml:space="preserve">경험치가 </w:t>
            </w:r>
            <w:r>
              <w:rPr>
                <w:rFonts w:eastAsiaTheme="minorHAnsi" w:cs="굴림"/>
                <w:kern w:val="0"/>
                <w:sz w:val="22"/>
              </w:rPr>
              <w:t>%d</w:t>
            </w:r>
            <w:r>
              <w:rPr>
                <w:rFonts w:eastAsiaTheme="minorHAnsi" w:cs="굴림" w:hint="eastAsia"/>
                <w:kern w:val="0"/>
                <w:sz w:val="22"/>
              </w:rPr>
              <w:t>입니다.</w:t>
            </w:r>
            <w:r>
              <w:rPr>
                <w:rFonts w:eastAsiaTheme="minorHAnsi" w:cs="굴림"/>
                <w:kern w:val="0"/>
                <w:sz w:val="22"/>
              </w:rPr>
              <w:t xml:space="preserve">” % </w:t>
            </w:r>
            <w:r>
              <w:rPr>
                <w:rFonts w:eastAsiaTheme="minorHAnsi" w:cs="굴림" w:hint="eastAsia"/>
                <w:kern w:val="0"/>
                <w:sz w:val="22"/>
              </w:rPr>
              <w:t>EXP</w:t>
            </w:r>
            <w:r>
              <w:rPr>
                <w:rFonts w:eastAsiaTheme="minorHAnsi" w:cs="굴림"/>
                <w:kern w:val="0"/>
                <w:sz w:val="22"/>
              </w:rPr>
              <w:t>)</w:t>
            </w:r>
          </w:p>
          <w:p w14:paraId="6B88101E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…      if EXP == 10:</w:t>
            </w:r>
          </w:p>
          <w:p w14:paraId="5DDF41D6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…         print(“</w:t>
            </w:r>
            <w:proofErr w:type="spellStart"/>
            <w:r>
              <w:rPr>
                <w:rFonts w:eastAsiaTheme="minorHAnsi" w:cs="굴림" w:hint="eastAsia"/>
                <w:kern w:val="0"/>
                <w:sz w:val="22"/>
              </w:rPr>
              <w:t>레벨업</w:t>
            </w:r>
            <w:proofErr w:type="spellEnd"/>
            <w:r>
              <w:rPr>
                <w:rFonts w:eastAsiaTheme="minorHAnsi" w:cs="굴림" w:hint="eastAsia"/>
                <w:kern w:val="0"/>
                <w:sz w:val="22"/>
              </w:rPr>
              <w:t>!</w:t>
            </w:r>
            <w:r>
              <w:rPr>
                <w:rFonts w:eastAsiaTheme="minorHAnsi" w:cs="굴림"/>
                <w:kern w:val="0"/>
                <w:sz w:val="22"/>
              </w:rPr>
              <w:t>”)</w:t>
            </w:r>
          </w:p>
          <w:p w14:paraId="58EDA128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…</w:t>
            </w:r>
          </w:p>
          <w:p w14:paraId="2F4C6362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경험치가 </w:t>
            </w:r>
            <w:r>
              <w:rPr>
                <w:rFonts w:eastAsiaTheme="minorHAnsi" w:cs="굴림"/>
                <w:kern w:val="0"/>
                <w:sz w:val="22"/>
              </w:rPr>
              <w:t>1</w:t>
            </w:r>
            <w:r>
              <w:rPr>
                <w:rFonts w:eastAsiaTheme="minorHAnsi" w:cs="굴림" w:hint="eastAsia"/>
                <w:kern w:val="0"/>
                <w:sz w:val="22"/>
              </w:rPr>
              <w:t>입니다.</w:t>
            </w:r>
          </w:p>
          <w:p w14:paraId="208D7700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경험치가 </w:t>
            </w:r>
            <w:r>
              <w:rPr>
                <w:rFonts w:eastAsiaTheme="minorHAnsi" w:cs="굴림"/>
                <w:kern w:val="0"/>
                <w:sz w:val="22"/>
              </w:rPr>
              <w:t>2</w:t>
            </w:r>
            <w:r>
              <w:rPr>
                <w:rFonts w:eastAsiaTheme="minorHAnsi" w:cs="굴림" w:hint="eastAsia"/>
                <w:kern w:val="0"/>
                <w:sz w:val="22"/>
              </w:rPr>
              <w:t>입니다.</w:t>
            </w:r>
          </w:p>
          <w:p w14:paraId="6E1B1104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…</w:t>
            </w:r>
          </w:p>
          <w:p w14:paraId="1F68B460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경험치가 </w:t>
            </w:r>
            <w:r>
              <w:rPr>
                <w:rFonts w:eastAsiaTheme="minorHAnsi" w:cs="굴림"/>
                <w:kern w:val="0"/>
                <w:sz w:val="22"/>
              </w:rPr>
              <w:t>8</w:t>
            </w:r>
            <w:r>
              <w:rPr>
                <w:rFonts w:eastAsiaTheme="minorHAnsi" w:cs="굴림" w:hint="eastAsia"/>
                <w:kern w:val="0"/>
                <w:sz w:val="22"/>
              </w:rPr>
              <w:t>입니다.</w:t>
            </w:r>
          </w:p>
          <w:p w14:paraId="0EDC8C56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경험치가 </w:t>
            </w:r>
            <w:r>
              <w:rPr>
                <w:rFonts w:eastAsiaTheme="minorHAnsi" w:cs="굴림"/>
                <w:kern w:val="0"/>
                <w:sz w:val="22"/>
              </w:rPr>
              <w:t>10</w:t>
            </w:r>
            <w:r>
              <w:rPr>
                <w:rFonts w:eastAsiaTheme="minorHAnsi" w:cs="굴림" w:hint="eastAsia"/>
                <w:kern w:val="0"/>
                <w:sz w:val="22"/>
              </w:rPr>
              <w:t>입니다.</w:t>
            </w:r>
          </w:p>
          <w:p w14:paraId="3E008154" w14:textId="77777777" w:rsidR="009B39F9" w:rsidRPr="0010724B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proofErr w:type="spellStart"/>
            <w:r>
              <w:rPr>
                <w:rFonts w:eastAsiaTheme="minorHAnsi" w:cs="굴림" w:hint="eastAsia"/>
                <w:kern w:val="0"/>
                <w:sz w:val="22"/>
              </w:rPr>
              <w:t>레벨업</w:t>
            </w:r>
            <w:proofErr w:type="spellEnd"/>
            <w:r>
              <w:rPr>
                <w:rFonts w:eastAsiaTheme="minorHAnsi" w:cs="굴림" w:hint="eastAsia"/>
                <w:kern w:val="0"/>
                <w:sz w:val="22"/>
              </w:rPr>
              <w:t>!</w:t>
            </w:r>
          </w:p>
        </w:tc>
      </w:tr>
    </w:tbl>
    <w:p w14:paraId="07CB2007" w14:textId="77777777" w:rsidR="009B39F9" w:rsidRDefault="009B39F9" w:rsidP="009B39F9">
      <w:pPr>
        <w:spacing w:line="360" w:lineRule="auto"/>
        <w:outlineLvl w:val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여기서 </w:t>
      </w:r>
      <w:r>
        <w:rPr>
          <w:sz w:val="22"/>
          <w:szCs w:val="24"/>
        </w:rPr>
        <w:t>while</w:t>
      </w:r>
      <w:r>
        <w:rPr>
          <w:rFonts w:hint="eastAsia"/>
          <w:sz w:val="22"/>
          <w:szCs w:val="24"/>
        </w:rPr>
        <w:t xml:space="preserve"> 문의 조건문은 </w:t>
      </w:r>
      <w:r>
        <w:rPr>
          <w:sz w:val="22"/>
          <w:szCs w:val="24"/>
        </w:rPr>
        <w:t xml:space="preserve">EXP </w:t>
      </w:r>
      <w:proofErr w:type="gramStart"/>
      <w:r>
        <w:rPr>
          <w:sz w:val="22"/>
          <w:szCs w:val="24"/>
        </w:rPr>
        <w:t>&lt; 10</w:t>
      </w:r>
      <w:proofErr w:type="gramEnd"/>
      <w:r>
        <w:rPr>
          <w:rFonts w:hint="eastAsia"/>
          <w:sz w:val="22"/>
          <w:szCs w:val="24"/>
        </w:rPr>
        <w:t>이다.</w:t>
      </w:r>
      <w:r>
        <w:rPr>
          <w:sz w:val="22"/>
          <w:szCs w:val="24"/>
        </w:rPr>
        <w:t xml:space="preserve"> 10</w:t>
      </w:r>
      <w:r>
        <w:rPr>
          <w:rFonts w:hint="eastAsia"/>
          <w:sz w:val="22"/>
          <w:szCs w:val="24"/>
        </w:rPr>
        <w:t>보다 작으면 계속 반복해서 수행하며,</w:t>
      </w:r>
      <w:r>
        <w:rPr>
          <w:sz w:val="22"/>
          <w:szCs w:val="24"/>
        </w:rPr>
        <w:t xml:space="preserve"> EXP = EXP +1</w:t>
      </w:r>
      <w:r>
        <w:rPr>
          <w:rFonts w:hint="eastAsia"/>
          <w:sz w:val="22"/>
          <w:szCs w:val="24"/>
        </w:rPr>
        <w:t xml:space="preserve">은 </w:t>
      </w:r>
      <w:r>
        <w:rPr>
          <w:sz w:val="22"/>
          <w:szCs w:val="24"/>
        </w:rPr>
        <w:t xml:space="preserve">EXP </w:t>
      </w:r>
      <w:r>
        <w:rPr>
          <w:rFonts w:hint="eastAsia"/>
          <w:sz w:val="22"/>
          <w:szCs w:val="24"/>
        </w:rPr>
        <w:t xml:space="preserve">값을 계속 </w:t>
      </w:r>
      <w:r>
        <w:rPr>
          <w:sz w:val="22"/>
          <w:szCs w:val="24"/>
        </w:rPr>
        <w:t>1</w:t>
      </w:r>
      <w:r>
        <w:rPr>
          <w:rFonts w:hint="eastAsia"/>
          <w:sz w:val="22"/>
          <w:szCs w:val="24"/>
        </w:rPr>
        <w:t>씩 증가시킨다.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그리고 나서 </w:t>
      </w:r>
      <w:r>
        <w:rPr>
          <w:sz w:val="22"/>
          <w:szCs w:val="24"/>
        </w:rPr>
        <w:t xml:space="preserve">EXP </w:t>
      </w:r>
      <w:proofErr w:type="gramStart"/>
      <w:r>
        <w:rPr>
          <w:sz w:val="22"/>
          <w:szCs w:val="24"/>
        </w:rPr>
        <w:t>&lt; 10</w:t>
      </w:r>
      <w:proofErr w:type="gram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조건문이 거짓이 되면 </w:t>
      </w:r>
      <w:r>
        <w:rPr>
          <w:sz w:val="22"/>
          <w:szCs w:val="24"/>
        </w:rPr>
        <w:t xml:space="preserve">while </w:t>
      </w:r>
      <w:r>
        <w:rPr>
          <w:rFonts w:hint="eastAsia"/>
          <w:sz w:val="22"/>
          <w:szCs w:val="24"/>
        </w:rPr>
        <w:t>문을 빠져나가게 된다.</w:t>
      </w:r>
      <w:r>
        <w:rPr>
          <w:sz w:val="22"/>
          <w:szCs w:val="24"/>
        </w:rPr>
        <w:t xml:space="preserve"> </w:t>
      </w:r>
    </w:p>
    <w:p w14:paraId="169850BC" w14:textId="77777777" w:rsidR="009B39F9" w:rsidRPr="00572E27" w:rsidRDefault="009B39F9" w:rsidP="009B39F9">
      <w:pPr>
        <w:spacing w:line="360" w:lineRule="auto"/>
        <w:outlineLvl w:val="0"/>
        <w:rPr>
          <w:b/>
          <w:bCs/>
          <w:sz w:val="22"/>
          <w:szCs w:val="24"/>
        </w:rPr>
      </w:pPr>
      <w:r w:rsidRPr="00572E27">
        <w:rPr>
          <w:b/>
          <w:bCs/>
          <w:sz w:val="22"/>
          <w:szCs w:val="24"/>
        </w:rPr>
        <w:t xml:space="preserve">Q. while </w:t>
      </w:r>
      <w:r w:rsidRPr="00572E27">
        <w:rPr>
          <w:rFonts w:hint="eastAsia"/>
          <w:b/>
          <w:bCs/>
          <w:sz w:val="22"/>
          <w:szCs w:val="24"/>
        </w:rPr>
        <w:t>문과</w:t>
      </w:r>
      <w:r w:rsidRPr="00572E27">
        <w:rPr>
          <w:b/>
          <w:bCs/>
          <w:sz w:val="22"/>
          <w:szCs w:val="24"/>
        </w:rPr>
        <w:t xml:space="preserve"> </w:t>
      </w:r>
      <w:r w:rsidRPr="00572E27">
        <w:rPr>
          <w:rFonts w:hint="eastAsia"/>
          <w:b/>
          <w:bCs/>
          <w:sz w:val="22"/>
          <w:szCs w:val="24"/>
        </w:rPr>
        <w:t>덧셈기호를</w:t>
      </w:r>
      <w:r w:rsidRPr="00572E27">
        <w:rPr>
          <w:b/>
          <w:bCs/>
          <w:sz w:val="22"/>
          <w:szCs w:val="24"/>
        </w:rPr>
        <w:t xml:space="preserve"> 이용해 곱셈기호 없이 두 수의 곱셈을 구현</w:t>
      </w:r>
      <w:r w:rsidRPr="00572E27">
        <w:rPr>
          <w:rFonts w:hint="eastAsia"/>
          <w:b/>
          <w:bCs/>
          <w:sz w:val="22"/>
          <w:szCs w:val="24"/>
        </w:rPr>
        <w:t>해보자</w:t>
      </w:r>
      <w:r w:rsidRPr="00572E27">
        <w:rPr>
          <w:b/>
          <w:bCs/>
          <w:sz w:val="22"/>
          <w:szCs w:val="24"/>
        </w:rPr>
        <w:t>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B39F9" w:rsidRPr="00F759E0" w14:paraId="16A33AF6" w14:textId="77777777" w:rsidTr="00744730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6C5E0BDE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m = 3</w:t>
            </w:r>
          </w:p>
          <w:p w14:paraId="6EFA401A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n</w:t>
            </w:r>
            <w:r>
              <w:rPr>
                <w:rFonts w:eastAsiaTheme="minorHAnsi" w:cs="굴림"/>
                <w:kern w:val="0"/>
                <w:sz w:val="22"/>
              </w:rPr>
              <w:t xml:space="preserve"> = 7</w:t>
            </w:r>
          </w:p>
          <w:p w14:paraId="117A1A69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res = 0</w:t>
            </w:r>
          </w:p>
          <w:p w14:paraId="1453F674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while n&gt;0:</w:t>
            </w:r>
          </w:p>
          <w:p w14:paraId="74227E7A" w14:textId="77777777" w:rsidR="009B39F9" w:rsidRDefault="009B39F9" w:rsidP="00744730">
            <w:pPr>
              <w:spacing w:after="0" w:line="240" w:lineRule="auto"/>
              <w:ind w:firstLineChars="300" w:firstLine="660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lastRenderedPageBreak/>
              <w:t>r</w:t>
            </w:r>
            <w:r>
              <w:rPr>
                <w:rFonts w:eastAsiaTheme="minorHAnsi" w:cs="굴림"/>
                <w:kern w:val="0"/>
                <w:sz w:val="22"/>
              </w:rPr>
              <w:t>es += m</w:t>
            </w:r>
          </w:p>
          <w:p w14:paraId="6A5B1351" w14:textId="77777777" w:rsidR="009B39F9" w:rsidRDefault="009B39F9" w:rsidP="00744730">
            <w:pPr>
              <w:spacing w:after="0" w:line="240" w:lineRule="auto"/>
              <w:ind w:firstLineChars="300" w:firstLine="660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n</w:t>
            </w:r>
            <w:r>
              <w:rPr>
                <w:rFonts w:eastAsiaTheme="minorHAnsi" w:cs="굴림"/>
                <w:kern w:val="0"/>
                <w:sz w:val="22"/>
              </w:rPr>
              <w:t xml:space="preserve"> = n – 1</w:t>
            </w:r>
          </w:p>
          <w:p w14:paraId="4300F426" w14:textId="77777777" w:rsidR="009B39F9" w:rsidRPr="0010724B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proofErr w:type="gramStart"/>
            <w:r>
              <w:rPr>
                <w:rFonts w:eastAsiaTheme="minorHAnsi" w:cs="굴림"/>
                <w:kern w:val="0"/>
                <w:sz w:val="22"/>
              </w:rPr>
              <w:t>print(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‘m * n =’, res)</w:t>
            </w:r>
          </w:p>
        </w:tc>
      </w:tr>
    </w:tbl>
    <w:p w14:paraId="0F19AB17" w14:textId="77777777" w:rsidR="009B39F9" w:rsidRPr="00AD7C71" w:rsidRDefault="009B39F9" w:rsidP="009B39F9">
      <w:pPr>
        <w:spacing w:line="360" w:lineRule="auto"/>
        <w:outlineLvl w:val="0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n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과 </w:t>
      </w:r>
      <w:proofErr w:type="gramStart"/>
      <w:r>
        <w:rPr>
          <w:sz w:val="22"/>
          <w:szCs w:val="24"/>
        </w:rPr>
        <w:t xml:space="preserve">m </w:t>
      </w:r>
      <w:r>
        <w:rPr>
          <w:rFonts w:hint="eastAsia"/>
          <w:sz w:val="22"/>
          <w:szCs w:val="24"/>
        </w:rPr>
        <w:t>의</w:t>
      </w:r>
      <w:proofErr w:type="gramEnd"/>
      <w:r>
        <w:rPr>
          <w:rFonts w:hint="eastAsia"/>
          <w:sz w:val="22"/>
          <w:szCs w:val="24"/>
        </w:rPr>
        <w:t xml:space="preserve"> 곱셈을 구현하기 위해 </w:t>
      </w:r>
      <w:r>
        <w:rPr>
          <w:sz w:val="22"/>
          <w:szCs w:val="24"/>
        </w:rPr>
        <w:t>n</w:t>
      </w:r>
      <w:r>
        <w:rPr>
          <w:rFonts w:hint="eastAsia"/>
          <w:sz w:val="22"/>
          <w:szCs w:val="24"/>
        </w:rPr>
        <w:t xml:space="preserve">이 양수인 조건 하에서 </w:t>
      </w:r>
      <w:r>
        <w:rPr>
          <w:sz w:val="22"/>
          <w:szCs w:val="24"/>
        </w:rPr>
        <w:t xml:space="preserve">while </w:t>
      </w:r>
      <w:r>
        <w:rPr>
          <w:rFonts w:hint="eastAsia"/>
          <w:sz w:val="22"/>
          <w:szCs w:val="24"/>
        </w:rPr>
        <w:t>문을 반복하며 r</w:t>
      </w:r>
      <w:r>
        <w:rPr>
          <w:sz w:val="22"/>
          <w:szCs w:val="24"/>
        </w:rPr>
        <w:t xml:space="preserve">es </w:t>
      </w:r>
      <w:r>
        <w:rPr>
          <w:rFonts w:hint="eastAsia"/>
          <w:sz w:val="22"/>
          <w:szCs w:val="24"/>
        </w:rPr>
        <w:t>값에 m씩 더하여 저장한다.</w:t>
      </w:r>
      <w:r>
        <w:rPr>
          <w:sz w:val="22"/>
          <w:szCs w:val="24"/>
        </w:rPr>
        <w:t xml:space="preserve"> while </w:t>
      </w:r>
      <w:r>
        <w:rPr>
          <w:rFonts w:hint="eastAsia"/>
          <w:sz w:val="22"/>
          <w:szCs w:val="24"/>
        </w:rPr>
        <w:t xml:space="preserve">문이 반복될 때마다 n의 값은 </w:t>
      </w:r>
      <w:r>
        <w:rPr>
          <w:sz w:val="22"/>
          <w:szCs w:val="24"/>
        </w:rPr>
        <w:t>1</w:t>
      </w:r>
      <w:r>
        <w:rPr>
          <w:rFonts w:hint="eastAsia"/>
          <w:sz w:val="22"/>
          <w:szCs w:val="24"/>
        </w:rPr>
        <w:t>씩 빼서 저장하면,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정확히 </w:t>
      </w:r>
      <w:r>
        <w:rPr>
          <w:sz w:val="22"/>
          <w:szCs w:val="24"/>
        </w:rPr>
        <w:t>n</w:t>
      </w:r>
      <w:r>
        <w:rPr>
          <w:rFonts w:hint="eastAsia"/>
          <w:sz w:val="22"/>
          <w:szCs w:val="24"/>
        </w:rPr>
        <w:t xml:space="preserve">번 반복되는 결과를 가져온다. </w:t>
      </w:r>
    </w:p>
    <w:p w14:paraId="66C53BEA" w14:textId="77777777" w:rsidR="009B39F9" w:rsidRDefault="009B39F9" w:rsidP="009B39F9">
      <w:pPr>
        <w:spacing w:line="360" w:lineRule="auto"/>
        <w:outlineLvl w:val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다른 반복문으로 </w:t>
      </w:r>
      <w:r>
        <w:rPr>
          <w:sz w:val="22"/>
          <w:szCs w:val="24"/>
        </w:rPr>
        <w:t xml:space="preserve">for </w:t>
      </w:r>
      <w:r>
        <w:rPr>
          <w:rFonts w:hint="eastAsia"/>
          <w:sz w:val="22"/>
          <w:szCs w:val="24"/>
        </w:rPr>
        <w:t>문이 있다.</w:t>
      </w:r>
      <w:r>
        <w:rPr>
          <w:sz w:val="22"/>
          <w:szCs w:val="24"/>
        </w:rPr>
        <w:t xml:space="preserve"> while </w:t>
      </w:r>
      <w:r>
        <w:rPr>
          <w:rFonts w:hint="eastAsia"/>
          <w:sz w:val="22"/>
          <w:szCs w:val="24"/>
        </w:rPr>
        <w:t xml:space="preserve">문과 비슷한 </w:t>
      </w:r>
      <w:proofErr w:type="spellStart"/>
      <w:r>
        <w:rPr>
          <w:rFonts w:hint="eastAsia"/>
          <w:sz w:val="22"/>
          <w:szCs w:val="24"/>
        </w:rPr>
        <w:t>반복문인</w:t>
      </w:r>
      <w:proofErr w:type="spellEnd"/>
      <w:r>
        <w:rPr>
          <w:rFonts w:hint="eastAsia"/>
          <w:sz w:val="22"/>
          <w:szCs w:val="24"/>
        </w:rPr>
        <w:t xml:space="preserve"> for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문은 유용하고 문장 구조 이해가 쉽다는 장점이 있다.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다음 </w:t>
      </w:r>
      <w:r>
        <w:rPr>
          <w:sz w:val="22"/>
          <w:szCs w:val="24"/>
        </w:rPr>
        <w:t xml:space="preserve">for </w:t>
      </w:r>
      <w:r>
        <w:rPr>
          <w:rFonts w:hint="eastAsia"/>
          <w:sz w:val="22"/>
          <w:szCs w:val="24"/>
        </w:rPr>
        <w:t xml:space="preserve">문의 간단한 예시를 보며 이해를 돕고자 한다. </w:t>
      </w:r>
      <w:r>
        <w:rPr>
          <w:sz w:val="22"/>
          <w:szCs w:val="24"/>
        </w:rPr>
        <w:t>10</w:t>
      </w:r>
      <w:r>
        <w:rPr>
          <w:rFonts w:hint="eastAsia"/>
          <w:sz w:val="22"/>
          <w:szCs w:val="24"/>
        </w:rPr>
        <w:t xml:space="preserve">명 학생이 운전면허 필기 시험을 보았다. 시험 점수가 </w:t>
      </w:r>
      <w:r>
        <w:rPr>
          <w:sz w:val="22"/>
          <w:szCs w:val="24"/>
        </w:rPr>
        <w:t>70</w:t>
      </w:r>
      <w:r>
        <w:rPr>
          <w:rFonts w:hint="eastAsia"/>
          <w:sz w:val="22"/>
          <w:szCs w:val="24"/>
        </w:rPr>
        <w:t>점이 넘으면 합격이고 그렇지 못하면 불합격이다.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B39F9" w:rsidRPr="00F759E0" w14:paraId="1C709F04" w14:textId="77777777" w:rsidTr="00744730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37986071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e</w:t>
            </w:r>
            <w:r>
              <w:rPr>
                <w:rFonts w:eastAsiaTheme="minorHAnsi" w:cs="굴림" w:hint="eastAsia"/>
                <w:kern w:val="0"/>
                <w:sz w:val="22"/>
              </w:rPr>
              <w:t>xam</w:t>
            </w:r>
            <w:r>
              <w:rPr>
                <w:rFonts w:eastAsiaTheme="minorHAnsi" w:cs="굴림"/>
                <w:kern w:val="0"/>
                <w:sz w:val="22"/>
              </w:rPr>
              <w:t>s = [66, 70, 76, 56, 80, 64, 74, 90, 50, 62]</w:t>
            </w:r>
          </w:p>
          <w:p w14:paraId="6BB8A01F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number = 0</w:t>
            </w:r>
          </w:p>
          <w:p w14:paraId="24E3B3A2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for result in exams:</w:t>
            </w:r>
          </w:p>
          <w:p w14:paraId="4E6F16C2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   number = number +1</w:t>
            </w:r>
          </w:p>
          <w:p w14:paraId="16C8E034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   if result &gt;= 70:</w:t>
            </w:r>
          </w:p>
          <w:p w14:paraId="334DE88F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      print(“%d</w:t>
            </w:r>
            <w:r>
              <w:rPr>
                <w:rFonts w:eastAsiaTheme="minorHAnsi" w:cs="굴림" w:hint="eastAsia"/>
                <w:kern w:val="0"/>
                <w:sz w:val="22"/>
              </w:rPr>
              <w:t>번 응시자는 합격입니다.</w:t>
            </w:r>
            <w:r>
              <w:rPr>
                <w:rFonts w:eastAsiaTheme="minorHAnsi" w:cs="굴림"/>
                <w:kern w:val="0"/>
                <w:sz w:val="22"/>
              </w:rPr>
              <w:t xml:space="preserve">” % </w:t>
            </w:r>
            <w:r>
              <w:rPr>
                <w:rFonts w:eastAsiaTheme="minorHAnsi" w:cs="굴림" w:hint="eastAsia"/>
                <w:kern w:val="0"/>
                <w:sz w:val="22"/>
              </w:rPr>
              <w:t>number)</w:t>
            </w:r>
          </w:p>
          <w:p w14:paraId="4EDF7C3B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   else:</w:t>
            </w:r>
          </w:p>
          <w:p w14:paraId="6EADCBCE" w14:textId="77777777" w:rsidR="009B39F9" w:rsidRPr="0010724B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      print(“%d</w:t>
            </w:r>
            <w:r>
              <w:rPr>
                <w:rFonts w:eastAsiaTheme="minorHAnsi" w:cs="굴림" w:hint="eastAsia"/>
                <w:kern w:val="0"/>
                <w:sz w:val="22"/>
              </w:rPr>
              <w:t>번 응시자는 불합격입니다.</w:t>
            </w:r>
            <w:r>
              <w:rPr>
                <w:rFonts w:eastAsiaTheme="minorHAnsi" w:cs="굴림"/>
                <w:kern w:val="0"/>
                <w:sz w:val="22"/>
              </w:rPr>
              <w:t>” % number)</w:t>
            </w:r>
          </w:p>
        </w:tc>
      </w:tr>
    </w:tbl>
    <w:p w14:paraId="279115A0" w14:textId="77777777" w:rsidR="009B39F9" w:rsidRPr="00B430E0" w:rsidRDefault="009B39F9" w:rsidP="009B39F9">
      <w:pPr>
        <w:spacing w:line="360" w:lineRule="auto"/>
        <w:outlineLvl w:val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각각의 응시자에게 번호를 부여하기 위해 </w:t>
      </w:r>
      <w:r>
        <w:rPr>
          <w:sz w:val="22"/>
          <w:szCs w:val="24"/>
        </w:rPr>
        <w:t xml:space="preserve">number </w:t>
      </w:r>
      <w:r>
        <w:rPr>
          <w:rFonts w:hint="eastAsia"/>
          <w:sz w:val="22"/>
          <w:szCs w:val="24"/>
        </w:rPr>
        <w:t>변수를 사용하였다.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리스트 exams에서 차례로 점수를 </w:t>
      </w:r>
      <w:r>
        <w:rPr>
          <w:sz w:val="22"/>
          <w:szCs w:val="24"/>
        </w:rPr>
        <w:t xml:space="preserve">result </w:t>
      </w:r>
      <w:r>
        <w:rPr>
          <w:rFonts w:hint="eastAsia"/>
          <w:sz w:val="22"/>
          <w:szCs w:val="24"/>
        </w:rPr>
        <w:t xml:space="preserve">변수로 받아 </w:t>
      </w:r>
      <w:r>
        <w:rPr>
          <w:sz w:val="22"/>
          <w:szCs w:val="24"/>
        </w:rPr>
        <w:t xml:space="preserve">for </w:t>
      </w:r>
      <w:r>
        <w:rPr>
          <w:rFonts w:hint="eastAsia"/>
          <w:sz w:val="22"/>
          <w:szCs w:val="24"/>
        </w:rPr>
        <w:t>문 안의 문장을 수행한다.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수행이 한 번씩 진행되면서 </w:t>
      </w:r>
      <w:r>
        <w:rPr>
          <w:sz w:val="22"/>
          <w:szCs w:val="24"/>
        </w:rPr>
        <w:t>number</w:t>
      </w:r>
      <w:r>
        <w:rPr>
          <w:rFonts w:hint="eastAsia"/>
          <w:sz w:val="22"/>
          <w:szCs w:val="24"/>
        </w:rPr>
        <w:t xml:space="preserve">는 </w:t>
      </w:r>
      <w:r>
        <w:rPr>
          <w:sz w:val="22"/>
          <w:szCs w:val="24"/>
        </w:rPr>
        <w:t>1</w:t>
      </w:r>
      <w:r>
        <w:rPr>
          <w:rFonts w:hint="eastAsia"/>
          <w:sz w:val="22"/>
          <w:szCs w:val="24"/>
        </w:rPr>
        <w:t>씩 증가한다.</w:t>
      </w:r>
    </w:p>
    <w:p w14:paraId="03F7654F" w14:textId="77777777" w:rsidR="009B39F9" w:rsidRPr="00572E27" w:rsidRDefault="009B39F9" w:rsidP="009B39F9">
      <w:pPr>
        <w:spacing w:line="360" w:lineRule="auto"/>
        <w:outlineLvl w:val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Q</w:t>
      </w:r>
      <w:r>
        <w:rPr>
          <w:b/>
          <w:bCs/>
          <w:sz w:val="22"/>
          <w:szCs w:val="24"/>
        </w:rPr>
        <w:t xml:space="preserve">. </w:t>
      </w:r>
      <w:r w:rsidRPr="00572E27">
        <w:rPr>
          <w:b/>
          <w:bCs/>
          <w:sz w:val="22"/>
          <w:szCs w:val="24"/>
        </w:rPr>
        <w:t xml:space="preserve">for </w:t>
      </w:r>
      <w:r w:rsidRPr="00572E27">
        <w:rPr>
          <w:rFonts w:hint="eastAsia"/>
          <w:b/>
          <w:bCs/>
          <w:sz w:val="22"/>
          <w:szCs w:val="24"/>
        </w:rPr>
        <w:t>문을</w:t>
      </w:r>
      <w:r w:rsidRPr="00572E27">
        <w:rPr>
          <w:b/>
          <w:bCs/>
          <w:sz w:val="22"/>
          <w:szCs w:val="24"/>
        </w:rPr>
        <w:t xml:space="preserve"> 이용하여 양의 정수가 소수인지 아닌지 </w:t>
      </w:r>
      <w:r w:rsidRPr="00572E27">
        <w:rPr>
          <w:rFonts w:hint="eastAsia"/>
          <w:b/>
          <w:bCs/>
          <w:sz w:val="22"/>
          <w:szCs w:val="24"/>
        </w:rPr>
        <w:t>판별해보자</w:t>
      </w:r>
      <w:r w:rsidRPr="00572E27">
        <w:rPr>
          <w:b/>
          <w:bCs/>
          <w:sz w:val="22"/>
          <w:szCs w:val="24"/>
        </w:rPr>
        <w:t>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B39F9" w:rsidRPr="00F759E0" w14:paraId="66632004" w14:textId="77777777" w:rsidTr="00744730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44F6346E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n</w:t>
            </w:r>
            <w:r>
              <w:rPr>
                <w:rFonts w:eastAsiaTheme="minorHAnsi" w:cs="굴림"/>
                <w:kern w:val="0"/>
                <w:sz w:val="22"/>
              </w:rPr>
              <w:t xml:space="preserve"> = 9</w:t>
            </w:r>
          </w:p>
          <w:p w14:paraId="34464AA9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f</w:t>
            </w:r>
            <w:r>
              <w:rPr>
                <w:rFonts w:eastAsiaTheme="minorHAnsi" w:cs="굴림"/>
                <w:kern w:val="0"/>
                <w:sz w:val="22"/>
              </w:rPr>
              <w:t>or a in range (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2,n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)</w:t>
            </w:r>
            <w:r>
              <w:rPr>
                <w:rFonts w:eastAsiaTheme="minorHAnsi" w:cs="굴림" w:hint="eastAsia"/>
                <w:kern w:val="0"/>
                <w:sz w:val="22"/>
              </w:rPr>
              <w:t>:</w:t>
            </w:r>
          </w:p>
          <w:p w14:paraId="07AB020D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>
              <w:rPr>
                <w:rFonts w:eastAsiaTheme="minorHAnsi" w:cs="굴림"/>
                <w:kern w:val="0"/>
                <w:sz w:val="22"/>
              </w:rPr>
              <w:t xml:space="preserve">  if n % a ==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0 :</w:t>
            </w:r>
            <w:proofErr w:type="gramEnd"/>
          </w:p>
          <w:p w14:paraId="467A593B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>
              <w:rPr>
                <w:rFonts w:eastAsiaTheme="minorHAnsi" w:cs="굴림"/>
                <w:kern w:val="0"/>
                <w:sz w:val="22"/>
              </w:rPr>
              <w:t xml:space="preserve">     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print(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‘not prime’)</w:t>
            </w:r>
          </w:p>
          <w:p w14:paraId="5EBE023A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>
              <w:rPr>
                <w:rFonts w:eastAsiaTheme="minorHAnsi" w:cs="굴림"/>
                <w:kern w:val="0"/>
                <w:sz w:val="22"/>
              </w:rPr>
              <w:t xml:space="preserve">     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break;</w:t>
            </w:r>
            <w:proofErr w:type="gramEnd"/>
          </w:p>
          <w:p w14:paraId="3A684416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lastRenderedPageBreak/>
              <w:t xml:space="preserve"> </w:t>
            </w:r>
            <w:r>
              <w:rPr>
                <w:rFonts w:eastAsiaTheme="minorHAnsi" w:cs="굴림"/>
                <w:kern w:val="0"/>
                <w:sz w:val="22"/>
              </w:rPr>
              <w:t xml:space="preserve">  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eles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:</w:t>
            </w:r>
          </w:p>
          <w:p w14:paraId="4D08D1BD" w14:textId="77777777" w:rsidR="009B39F9" w:rsidRPr="0010724B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>
              <w:rPr>
                <w:rFonts w:eastAsiaTheme="minorHAnsi" w:cs="굴림"/>
                <w:kern w:val="0"/>
                <w:sz w:val="22"/>
              </w:rPr>
              <w:t xml:space="preserve">     print(‘prime’)</w:t>
            </w:r>
          </w:p>
        </w:tc>
      </w:tr>
    </w:tbl>
    <w:p w14:paraId="03D029ED" w14:textId="77777777" w:rsidR="009B39F9" w:rsidRPr="000E4F10" w:rsidRDefault="009B39F9" w:rsidP="009B39F9">
      <w:pPr>
        <w:spacing w:line="360" w:lineRule="auto"/>
        <w:outlineLvl w:val="0"/>
        <w:rPr>
          <w:sz w:val="22"/>
          <w:szCs w:val="24"/>
        </w:rPr>
      </w:pPr>
      <w:r>
        <w:rPr>
          <w:sz w:val="22"/>
          <w:szCs w:val="24"/>
        </w:rPr>
        <w:lastRenderedPageBreak/>
        <w:t>‘for a in range (</w:t>
      </w:r>
      <w:proofErr w:type="gramStart"/>
      <w:r>
        <w:rPr>
          <w:sz w:val="22"/>
          <w:szCs w:val="24"/>
        </w:rPr>
        <w:t>2,n</w:t>
      </w:r>
      <w:proofErr w:type="gramEnd"/>
      <w:r>
        <w:rPr>
          <w:sz w:val="22"/>
          <w:szCs w:val="24"/>
        </w:rPr>
        <w:t xml:space="preserve">)’ </w:t>
      </w:r>
      <w:r>
        <w:rPr>
          <w:rFonts w:hint="eastAsia"/>
          <w:sz w:val="22"/>
          <w:szCs w:val="24"/>
        </w:rPr>
        <w:t xml:space="preserve">문 이하에서 </w:t>
      </w:r>
      <w:r>
        <w:rPr>
          <w:sz w:val="22"/>
          <w:szCs w:val="24"/>
        </w:rPr>
        <w:t xml:space="preserve">a </w:t>
      </w:r>
      <w:r>
        <w:rPr>
          <w:rFonts w:hint="eastAsia"/>
          <w:sz w:val="22"/>
          <w:szCs w:val="24"/>
        </w:rPr>
        <w:t xml:space="preserve">자리에 </w:t>
      </w:r>
      <w:r>
        <w:rPr>
          <w:sz w:val="22"/>
          <w:szCs w:val="24"/>
        </w:rPr>
        <w:t>2</w:t>
      </w:r>
      <w:r>
        <w:rPr>
          <w:rFonts w:hint="eastAsia"/>
          <w:sz w:val="22"/>
          <w:szCs w:val="24"/>
        </w:rPr>
        <w:t xml:space="preserve">부터 </w:t>
      </w:r>
      <w:r>
        <w:rPr>
          <w:sz w:val="22"/>
          <w:szCs w:val="24"/>
        </w:rPr>
        <w:t>n-1</w:t>
      </w:r>
      <w:r>
        <w:rPr>
          <w:rFonts w:hint="eastAsia"/>
          <w:sz w:val="22"/>
          <w:szCs w:val="24"/>
        </w:rPr>
        <w:t>까지의 수를 넣어가며 한번씩 반복문을 수행한다.</w:t>
      </w:r>
      <w:r>
        <w:rPr>
          <w:sz w:val="22"/>
          <w:szCs w:val="24"/>
        </w:rPr>
        <w:t xml:space="preserve"> N</w:t>
      </w:r>
      <w:r>
        <w:rPr>
          <w:rFonts w:hint="eastAsia"/>
          <w:sz w:val="22"/>
          <w:szCs w:val="24"/>
        </w:rPr>
        <w:t xml:space="preserve">을 </w:t>
      </w:r>
      <w:r>
        <w:rPr>
          <w:sz w:val="22"/>
          <w:szCs w:val="24"/>
        </w:rPr>
        <w:t>2</w:t>
      </w:r>
      <w:r>
        <w:rPr>
          <w:rFonts w:hint="eastAsia"/>
          <w:sz w:val="22"/>
          <w:szCs w:val="24"/>
        </w:rPr>
        <w:t xml:space="preserve">부터 </w:t>
      </w:r>
      <w:r>
        <w:rPr>
          <w:sz w:val="22"/>
          <w:szCs w:val="24"/>
        </w:rPr>
        <w:t>n-1</w:t>
      </w:r>
      <w:r>
        <w:rPr>
          <w:rFonts w:hint="eastAsia"/>
          <w:sz w:val="22"/>
          <w:szCs w:val="24"/>
        </w:rPr>
        <w:t>까지의 수로 나눠보았을 때,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하나의 수라도 </w:t>
      </w:r>
      <w:r>
        <w:rPr>
          <w:sz w:val="22"/>
          <w:szCs w:val="24"/>
        </w:rPr>
        <w:t>n</w:t>
      </w:r>
      <w:r>
        <w:rPr>
          <w:rFonts w:hint="eastAsia"/>
          <w:sz w:val="22"/>
          <w:szCs w:val="24"/>
        </w:rPr>
        <w:t xml:space="preserve">을 나누어 떨어지게 하는 수가 있으면 </w:t>
      </w:r>
      <w:r>
        <w:rPr>
          <w:sz w:val="22"/>
          <w:szCs w:val="24"/>
        </w:rPr>
        <w:t>n</w:t>
      </w:r>
      <w:r>
        <w:rPr>
          <w:rFonts w:hint="eastAsia"/>
          <w:sz w:val="22"/>
          <w:szCs w:val="24"/>
        </w:rPr>
        <w:t>은 소수가 아니다.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모두 </w:t>
      </w:r>
      <w:r>
        <w:rPr>
          <w:sz w:val="22"/>
          <w:szCs w:val="24"/>
        </w:rPr>
        <w:t>n</w:t>
      </w:r>
      <w:r>
        <w:rPr>
          <w:rFonts w:hint="eastAsia"/>
          <w:sz w:val="22"/>
          <w:szCs w:val="24"/>
        </w:rPr>
        <w:t xml:space="preserve">을 나누어 떨어지게 하지 못한다면 </w:t>
      </w:r>
      <w:r>
        <w:rPr>
          <w:sz w:val="22"/>
          <w:szCs w:val="24"/>
        </w:rPr>
        <w:t>n</w:t>
      </w:r>
      <w:r>
        <w:rPr>
          <w:rFonts w:hint="eastAsia"/>
          <w:sz w:val="22"/>
          <w:szCs w:val="24"/>
        </w:rPr>
        <w:t>은 소수이다.</w:t>
      </w:r>
    </w:p>
    <w:p w14:paraId="63E50EDC" w14:textId="77777777" w:rsidR="009B39F9" w:rsidRDefault="009B39F9" w:rsidP="009B39F9"/>
    <w:p w14:paraId="6577FCBD" w14:textId="77777777" w:rsidR="009B39F9" w:rsidRPr="00572E27" w:rsidRDefault="009B39F9" w:rsidP="009B39F9">
      <w:pPr>
        <w:pStyle w:val="a3"/>
        <w:numPr>
          <w:ilvl w:val="0"/>
          <w:numId w:val="26"/>
        </w:numPr>
        <w:ind w:leftChars="0"/>
        <w:rPr>
          <w:sz w:val="22"/>
          <w:szCs w:val="24"/>
        </w:rPr>
      </w:pPr>
      <w:r w:rsidRPr="00572E27">
        <w:rPr>
          <w:rFonts w:hint="eastAsia"/>
          <w:sz w:val="22"/>
          <w:szCs w:val="24"/>
        </w:rPr>
        <w:t>함수</w:t>
      </w:r>
    </w:p>
    <w:p w14:paraId="4727D14D" w14:textId="77777777" w:rsidR="009B39F9" w:rsidRPr="0060232D" w:rsidRDefault="009B39F9" w:rsidP="009B39F9">
      <w:pPr>
        <w:spacing w:line="360" w:lineRule="auto"/>
        <w:outlineLvl w:val="0"/>
        <w:rPr>
          <w:sz w:val="22"/>
          <w:szCs w:val="24"/>
        </w:rPr>
      </w:pPr>
      <w:r>
        <w:rPr>
          <w:rFonts w:hint="eastAsia"/>
          <w:sz w:val="22"/>
          <w:szCs w:val="24"/>
        </w:rPr>
        <w:t>프로그래밍을 진행하면 같은 내용을 반복해서 작성하는 경우가 발생한다.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이때 함수를 사용하면 편리하게 작성할 수 있다.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또한,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프로그램 흐름 파악 및 오류가 어디서 발생하는지도 바로 알아차릴 수 있다.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B39F9" w:rsidRPr="00F759E0" w14:paraId="14F3E657" w14:textId="77777777" w:rsidTr="00744730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D954D5D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def 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multiply(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a, b):</w:t>
            </w:r>
          </w:p>
          <w:p w14:paraId="43C5D32F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    result = a * b</w:t>
            </w:r>
          </w:p>
          <w:p w14:paraId="17438938" w14:textId="77777777" w:rsidR="009B39F9" w:rsidRPr="00A33908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    return result</w:t>
            </w:r>
          </w:p>
        </w:tc>
      </w:tr>
    </w:tbl>
    <w:p w14:paraId="6BD84589" w14:textId="77777777" w:rsidR="009B39F9" w:rsidRDefault="009B39F9" w:rsidP="009B39F9">
      <w:pPr>
        <w:spacing w:line="360" w:lineRule="auto"/>
        <w:outlineLvl w:val="0"/>
        <w:rPr>
          <w:rFonts w:eastAsiaTheme="minorHAnsi" w:cs="굴림"/>
          <w:color w:val="000000"/>
          <w:kern w:val="0"/>
          <w:sz w:val="22"/>
        </w:rPr>
      </w:pPr>
      <w:r>
        <w:rPr>
          <w:rFonts w:eastAsiaTheme="minorHAnsi" w:cs="굴림" w:hint="eastAsia"/>
          <w:color w:val="000000"/>
          <w:kern w:val="0"/>
          <w:sz w:val="22"/>
        </w:rPr>
        <w:t>위는 일반적인 함수의 예이다.</w:t>
      </w:r>
      <w:r>
        <w:rPr>
          <w:rFonts w:eastAsiaTheme="minorHAnsi" w:cs="굴림"/>
          <w:color w:val="000000"/>
          <w:kern w:val="0"/>
          <w:sz w:val="22"/>
        </w:rPr>
        <w:t xml:space="preserve"> multiply</w:t>
      </w:r>
      <w:r>
        <w:rPr>
          <w:rFonts w:eastAsiaTheme="minorHAnsi" w:cs="굴림" w:hint="eastAsia"/>
          <w:color w:val="000000"/>
          <w:kern w:val="0"/>
          <w:sz w:val="22"/>
        </w:rPr>
        <w:t>는 함수의 이름이며,</w:t>
      </w:r>
      <w:r>
        <w:rPr>
          <w:rFonts w:eastAsiaTheme="minorHAnsi" w:cs="굴림"/>
          <w:color w:val="000000"/>
          <w:kern w:val="0"/>
          <w:sz w:val="22"/>
        </w:rPr>
        <w:t xml:space="preserve"> a</w:t>
      </w:r>
      <w:r>
        <w:rPr>
          <w:rFonts w:eastAsiaTheme="minorHAnsi" w:cs="굴림" w:hint="eastAsia"/>
          <w:color w:val="000000"/>
          <w:kern w:val="0"/>
          <w:sz w:val="22"/>
        </w:rPr>
        <w:t>와 b는 함수에 사용되는 매개변수이다.</w:t>
      </w:r>
      <w:r>
        <w:rPr>
          <w:rFonts w:eastAsiaTheme="minorHAnsi" w:cs="굴림"/>
          <w:color w:val="000000"/>
          <w:kern w:val="0"/>
          <w:sz w:val="22"/>
        </w:rPr>
        <w:t xml:space="preserve"> </w:t>
      </w:r>
      <w:r>
        <w:rPr>
          <w:rFonts w:eastAsiaTheme="minorHAnsi" w:cs="굴림" w:hint="eastAsia"/>
          <w:color w:val="000000"/>
          <w:kern w:val="0"/>
          <w:sz w:val="22"/>
        </w:rPr>
        <w:t>즉,</w:t>
      </w:r>
      <w:r>
        <w:rPr>
          <w:rFonts w:eastAsiaTheme="minorHAnsi" w:cs="굴림"/>
          <w:color w:val="000000"/>
          <w:kern w:val="0"/>
          <w:sz w:val="22"/>
        </w:rPr>
        <w:t xml:space="preserve"> multiply </w:t>
      </w:r>
      <w:r>
        <w:rPr>
          <w:rFonts w:eastAsiaTheme="minorHAnsi" w:cs="굴림" w:hint="eastAsia"/>
          <w:color w:val="000000"/>
          <w:kern w:val="0"/>
          <w:sz w:val="22"/>
        </w:rPr>
        <w:t xml:space="preserve">함수는 </w:t>
      </w:r>
      <w:r>
        <w:rPr>
          <w:rFonts w:eastAsiaTheme="minorHAnsi" w:cs="굴림"/>
          <w:color w:val="000000"/>
          <w:kern w:val="0"/>
          <w:sz w:val="22"/>
        </w:rPr>
        <w:t>2</w:t>
      </w:r>
      <w:r>
        <w:rPr>
          <w:rFonts w:eastAsiaTheme="minorHAnsi" w:cs="굴림" w:hint="eastAsia"/>
          <w:color w:val="000000"/>
          <w:kern w:val="0"/>
          <w:sz w:val="22"/>
        </w:rPr>
        <w:t>개의 입력 값을 받아 서로 곱한 값을 돌려준다.</w:t>
      </w:r>
      <w:r>
        <w:rPr>
          <w:rFonts w:eastAsiaTheme="minorHAnsi" w:cs="굴림"/>
          <w:color w:val="000000"/>
          <w:kern w:val="0"/>
          <w:sz w:val="22"/>
        </w:rPr>
        <w:t xml:space="preserve"> </w:t>
      </w:r>
    </w:p>
    <w:p w14:paraId="62F07FDE" w14:textId="77777777" w:rsidR="009B39F9" w:rsidRDefault="009B39F9" w:rsidP="009B39F9">
      <w:pPr>
        <w:spacing w:line="360" w:lineRule="auto"/>
        <w:outlineLvl w:val="0"/>
        <w:rPr>
          <w:rFonts w:eastAsiaTheme="minorHAnsi" w:cs="굴림"/>
          <w:color w:val="000000"/>
          <w:kern w:val="0"/>
          <w:sz w:val="22"/>
        </w:rPr>
      </w:pPr>
      <w:r>
        <w:rPr>
          <w:rFonts w:eastAsiaTheme="minorHAnsi" w:cs="굴림" w:hint="eastAsia"/>
          <w:color w:val="000000"/>
          <w:kern w:val="0"/>
          <w:sz w:val="22"/>
        </w:rPr>
        <w:t>다음은 여러 개의 입력 값을 받는 함수에 대해서 알아본다.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B39F9" w:rsidRPr="00F759E0" w14:paraId="26D1D4E5" w14:textId="77777777" w:rsidTr="00744730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3F666574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def 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multiply_many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(*</w:t>
            </w:r>
            <w:r>
              <w:rPr>
                <w:rFonts w:eastAsiaTheme="minorHAnsi" w:cs="굴림" w:hint="eastAsia"/>
                <w:kern w:val="0"/>
                <w:sz w:val="22"/>
              </w:rPr>
              <w:t>parameters</w:t>
            </w:r>
            <w:r>
              <w:rPr>
                <w:rFonts w:eastAsiaTheme="minorHAnsi" w:cs="굴림"/>
                <w:kern w:val="0"/>
                <w:sz w:val="22"/>
              </w:rPr>
              <w:t>):</w:t>
            </w:r>
          </w:p>
          <w:p w14:paraId="564EEC01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    result = 0</w:t>
            </w:r>
          </w:p>
          <w:p w14:paraId="2CC0CC8A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    for 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i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 xml:space="preserve"> in parameters:</w:t>
            </w:r>
          </w:p>
          <w:p w14:paraId="7B738C5E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       result = result + 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i</w:t>
            </w:r>
            <w:proofErr w:type="spellEnd"/>
          </w:p>
          <w:p w14:paraId="1ADCE1DE" w14:textId="77777777" w:rsidR="009B39F9" w:rsidRPr="00A33908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    return result</w:t>
            </w:r>
          </w:p>
        </w:tc>
      </w:tr>
    </w:tbl>
    <w:p w14:paraId="5AE12776" w14:textId="77777777" w:rsidR="009B39F9" w:rsidRDefault="009B39F9" w:rsidP="009B39F9">
      <w:pPr>
        <w:spacing w:line="360" w:lineRule="auto"/>
        <w:outlineLvl w:val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위에서의 </w:t>
      </w:r>
      <w:proofErr w:type="spellStart"/>
      <w:r>
        <w:rPr>
          <w:sz w:val="22"/>
          <w:szCs w:val="24"/>
        </w:rPr>
        <w:t>multiply_many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함수는 입력 값이 몇 개이든 상관이 없다.</w:t>
      </w:r>
      <w:r>
        <w:rPr>
          <w:sz w:val="22"/>
          <w:szCs w:val="24"/>
        </w:rPr>
        <w:t xml:space="preserve"> *parameters</w:t>
      </w:r>
      <w:r>
        <w:rPr>
          <w:rFonts w:hint="eastAsia"/>
          <w:sz w:val="22"/>
          <w:szCs w:val="24"/>
        </w:rPr>
        <w:t xml:space="preserve">처럼 매개변수이름 앞에 </w:t>
      </w:r>
      <w:r>
        <w:rPr>
          <w:sz w:val="22"/>
          <w:szCs w:val="24"/>
        </w:rPr>
        <w:t>*</w:t>
      </w:r>
      <w:r>
        <w:rPr>
          <w:rFonts w:hint="eastAsia"/>
          <w:sz w:val="22"/>
          <w:szCs w:val="24"/>
        </w:rPr>
        <w:t xml:space="preserve">을 붙이면 입력 값을 전부 모아 </w:t>
      </w:r>
      <w:proofErr w:type="spellStart"/>
      <w:r>
        <w:rPr>
          <w:rFonts w:hint="eastAsia"/>
          <w:sz w:val="22"/>
          <w:szCs w:val="24"/>
        </w:rPr>
        <w:t>튜플로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만들어주기</w:t>
      </w:r>
      <w:proofErr w:type="spellEnd"/>
      <w:r>
        <w:rPr>
          <w:rFonts w:hint="eastAsia"/>
          <w:sz w:val="22"/>
          <w:szCs w:val="24"/>
        </w:rPr>
        <w:t xml:space="preserve"> 때문이다.</w:t>
      </w:r>
      <w:r>
        <w:rPr>
          <w:sz w:val="22"/>
          <w:szCs w:val="24"/>
        </w:rPr>
        <w:t xml:space="preserve"> </w:t>
      </w:r>
    </w:p>
    <w:p w14:paraId="0AB3C4A5" w14:textId="77777777" w:rsidR="009B39F9" w:rsidRPr="00572E27" w:rsidRDefault="009B39F9" w:rsidP="009B39F9">
      <w:pPr>
        <w:spacing w:line="360" w:lineRule="auto"/>
        <w:outlineLvl w:val="0"/>
        <w:rPr>
          <w:b/>
          <w:bCs/>
          <w:sz w:val="22"/>
          <w:szCs w:val="24"/>
        </w:rPr>
      </w:pPr>
      <w:r w:rsidRPr="00572E27">
        <w:rPr>
          <w:b/>
          <w:bCs/>
          <w:sz w:val="22"/>
          <w:szCs w:val="24"/>
        </w:rPr>
        <w:t xml:space="preserve">Q. </w:t>
      </w:r>
      <w:r w:rsidRPr="00572E27">
        <w:rPr>
          <w:rFonts w:hint="eastAsia"/>
          <w:b/>
          <w:bCs/>
          <w:sz w:val="22"/>
          <w:szCs w:val="24"/>
        </w:rPr>
        <w:t>두</w:t>
      </w:r>
      <w:r w:rsidRPr="00572E27">
        <w:rPr>
          <w:b/>
          <w:bCs/>
          <w:sz w:val="22"/>
          <w:szCs w:val="24"/>
        </w:rPr>
        <w:t xml:space="preserve"> 수의 최대공약수를 구하는 </w:t>
      </w:r>
      <w:r w:rsidRPr="00572E27">
        <w:rPr>
          <w:rFonts w:hint="eastAsia"/>
          <w:b/>
          <w:bCs/>
          <w:sz w:val="22"/>
          <w:szCs w:val="24"/>
        </w:rPr>
        <w:t>함수를</w:t>
      </w:r>
      <w:r w:rsidRPr="00572E27">
        <w:rPr>
          <w:b/>
          <w:bCs/>
          <w:sz w:val="22"/>
          <w:szCs w:val="24"/>
        </w:rPr>
        <w:t xml:space="preserve"> </w:t>
      </w:r>
      <w:r w:rsidRPr="00572E27">
        <w:rPr>
          <w:rFonts w:hint="eastAsia"/>
          <w:b/>
          <w:bCs/>
          <w:sz w:val="22"/>
          <w:szCs w:val="24"/>
        </w:rPr>
        <w:t>만들어보자</w:t>
      </w:r>
      <w:r w:rsidRPr="00572E27">
        <w:rPr>
          <w:b/>
          <w:bCs/>
          <w:sz w:val="22"/>
          <w:szCs w:val="24"/>
        </w:rPr>
        <w:t>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B39F9" w:rsidRPr="00F759E0" w14:paraId="38BFD8C4" w14:textId="77777777" w:rsidTr="00744730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2D8B9B33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lastRenderedPageBreak/>
              <w:t xml:space="preserve">def 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gcd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(</w:t>
            </w:r>
            <w:proofErr w:type="spellStart"/>
            <w:proofErr w:type="gramStart"/>
            <w:r>
              <w:rPr>
                <w:rFonts w:eastAsiaTheme="minorHAnsi" w:cs="굴림"/>
                <w:kern w:val="0"/>
                <w:sz w:val="22"/>
              </w:rPr>
              <w:t>a,b</w:t>
            </w:r>
            <w:proofErr w:type="spellEnd"/>
            <w:proofErr w:type="gramEnd"/>
            <w:r>
              <w:rPr>
                <w:rFonts w:eastAsiaTheme="minorHAnsi" w:cs="굴림"/>
                <w:kern w:val="0"/>
                <w:sz w:val="22"/>
              </w:rPr>
              <w:t>) :</w:t>
            </w:r>
          </w:p>
          <w:p w14:paraId="5FCDC246" w14:textId="77777777" w:rsidR="009B39F9" w:rsidRDefault="009B39F9" w:rsidP="00744730">
            <w:pPr>
              <w:spacing w:after="0" w:line="240" w:lineRule="auto"/>
              <w:ind w:firstLineChars="150" w:firstLine="330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while b &gt; 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0 :</w:t>
            </w:r>
            <w:proofErr w:type="gramEnd"/>
          </w:p>
          <w:p w14:paraId="73A2F3F5" w14:textId="77777777" w:rsidR="009B39F9" w:rsidRDefault="009B39F9" w:rsidP="00744730">
            <w:pPr>
              <w:spacing w:after="0" w:line="240" w:lineRule="auto"/>
              <w:ind w:firstLineChars="300" w:firstLine="660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r = a % b</w:t>
            </w:r>
          </w:p>
          <w:p w14:paraId="4D75F9DC" w14:textId="77777777" w:rsidR="009B39F9" w:rsidRDefault="009B39F9" w:rsidP="00744730">
            <w:pPr>
              <w:spacing w:after="0" w:line="240" w:lineRule="auto"/>
              <w:ind w:firstLineChars="300" w:firstLine="660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a = b</w:t>
            </w:r>
          </w:p>
          <w:p w14:paraId="41FF5080" w14:textId="77777777" w:rsidR="009B39F9" w:rsidRDefault="009B39F9" w:rsidP="00744730">
            <w:pPr>
              <w:spacing w:after="0" w:line="240" w:lineRule="auto"/>
              <w:ind w:firstLineChars="300" w:firstLine="660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b = r</w:t>
            </w:r>
          </w:p>
          <w:p w14:paraId="7AC027B2" w14:textId="77777777" w:rsidR="009B39F9" w:rsidRPr="0010724B" w:rsidRDefault="009B39F9" w:rsidP="00744730">
            <w:pPr>
              <w:spacing w:after="0" w:line="240" w:lineRule="auto"/>
              <w:ind w:firstLineChars="150" w:firstLine="330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return a</w:t>
            </w:r>
          </w:p>
        </w:tc>
      </w:tr>
    </w:tbl>
    <w:p w14:paraId="32EBAFD8" w14:textId="77777777" w:rsidR="009B39F9" w:rsidRPr="00B24783" w:rsidRDefault="009B39F9" w:rsidP="009B39F9">
      <w:pPr>
        <w:spacing w:line="360" w:lineRule="auto"/>
        <w:outlineLvl w:val="0"/>
        <w:rPr>
          <w:sz w:val="22"/>
          <w:szCs w:val="24"/>
        </w:rPr>
      </w:pPr>
      <w:r>
        <w:rPr>
          <w:rFonts w:hint="eastAsia"/>
          <w:sz w:val="22"/>
          <w:szCs w:val="24"/>
        </w:rPr>
        <w:t>b가 양수일 조건 하에서,</w:t>
      </w:r>
      <w:r>
        <w:rPr>
          <w:sz w:val="22"/>
          <w:szCs w:val="24"/>
        </w:rPr>
        <w:t xml:space="preserve"> while </w:t>
      </w:r>
      <w:r>
        <w:rPr>
          <w:rFonts w:hint="eastAsia"/>
          <w:sz w:val="22"/>
          <w:szCs w:val="24"/>
        </w:rPr>
        <w:t xml:space="preserve">문이 반복되고 반복문을 거칠 때마다 a와 </w:t>
      </w:r>
      <w:r>
        <w:rPr>
          <w:sz w:val="22"/>
          <w:szCs w:val="24"/>
        </w:rPr>
        <w:t>b</w:t>
      </w:r>
      <w:r>
        <w:rPr>
          <w:rFonts w:hint="eastAsia"/>
          <w:sz w:val="22"/>
          <w:szCs w:val="24"/>
        </w:rPr>
        <w:t xml:space="preserve">를 b와 </w:t>
      </w:r>
      <w:r>
        <w:rPr>
          <w:sz w:val="22"/>
          <w:szCs w:val="24"/>
        </w:rPr>
        <w:t>r (r</w:t>
      </w:r>
      <w:r>
        <w:rPr>
          <w:rFonts w:hint="eastAsia"/>
          <w:sz w:val="22"/>
          <w:szCs w:val="24"/>
        </w:rPr>
        <w:t xml:space="preserve">은 a를 </w:t>
      </w:r>
      <w:r>
        <w:rPr>
          <w:sz w:val="22"/>
          <w:szCs w:val="24"/>
        </w:rPr>
        <w:t>b</w:t>
      </w:r>
      <w:r>
        <w:rPr>
          <w:rFonts w:hint="eastAsia"/>
          <w:sz w:val="22"/>
          <w:szCs w:val="24"/>
        </w:rPr>
        <w:t>로 나눈 나머지)로 업데이트 한다. a를 b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로 나눈 나머지가 </w:t>
      </w:r>
      <w:r>
        <w:rPr>
          <w:sz w:val="22"/>
          <w:szCs w:val="24"/>
        </w:rPr>
        <w:t>0</w:t>
      </w:r>
      <w:r>
        <w:rPr>
          <w:rFonts w:hint="eastAsia"/>
          <w:sz w:val="22"/>
          <w:szCs w:val="24"/>
        </w:rPr>
        <w:t>이 될 때,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반복문은 멈추며,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마지막으로 업데이트 된 a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값이 a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와 </w:t>
      </w:r>
      <w:r>
        <w:rPr>
          <w:sz w:val="22"/>
          <w:szCs w:val="24"/>
        </w:rPr>
        <w:t>b</w:t>
      </w:r>
      <w:r>
        <w:rPr>
          <w:rFonts w:hint="eastAsia"/>
          <w:sz w:val="22"/>
          <w:szCs w:val="24"/>
        </w:rPr>
        <w:t>의 최대 공약수이다.</w:t>
      </w:r>
    </w:p>
    <w:p w14:paraId="16C5C6BD" w14:textId="77777777" w:rsidR="009B39F9" w:rsidRPr="00B24783" w:rsidRDefault="009B39F9" w:rsidP="009B39F9">
      <w:pPr>
        <w:spacing w:line="360" w:lineRule="auto"/>
        <w:outlineLvl w:val="0"/>
        <w:rPr>
          <w:sz w:val="22"/>
          <w:szCs w:val="24"/>
        </w:rPr>
      </w:pPr>
    </w:p>
    <w:p w14:paraId="3C660F43" w14:textId="77777777" w:rsidR="009B39F9" w:rsidRPr="00572E27" w:rsidRDefault="009B39F9" w:rsidP="009B39F9">
      <w:pPr>
        <w:pStyle w:val="a3"/>
        <w:numPr>
          <w:ilvl w:val="0"/>
          <w:numId w:val="26"/>
        </w:numPr>
        <w:spacing w:line="360" w:lineRule="auto"/>
        <w:ind w:leftChars="0"/>
        <w:outlineLvl w:val="0"/>
        <w:rPr>
          <w:sz w:val="22"/>
          <w:szCs w:val="24"/>
        </w:rPr>
      </w:pPr>
      <w:r w:rsidRPr="00572E27">
        <w:rPr>
          <w:rFonts w:hint="eastAsia"/>
          <w:sz w:val="22"/>
          <w:szCs w:val="24"/>
        </w:rPr>
        <w:t>시퀀스</w:t>
      </w:r>
      <w:r w:rsidRPr="00572E27">
        <w:rPr>
          <w:sz w:val="22"/>
          <w:szCs w:val="24"/>
        </w:rPr>
        <w:t xml:space="preserve"> </w:t>
      </w:r>
      <w:r w:rsidRPr="00572E27">
        <w:rPr>
          <w:rFonts w:hint="eastAsia"/>
          <w:sz w:val="22"/>
          <w:szCs w:val="24"/>
        </w:rPr>
        <w:t>자료형</w:t>
      </w:r>
      <w:r w:rsidRPr="00572E27">
        <w:rPr>
          <w:sz w:val="22"/>
          <w:szCs w:val="24"/>
        </w:rPr>
        <w:t>(</w:t>
      </w:r>
      <w:r w:rsidRPr="00572E27">
        <w:rPr>
          <w:rFonts w:hint="eastAsia"/>
          <w:sz w:val="22"/>
          <w:szCs w:val="24"/>
        </w:rPr>
        <w:t>문자열</w:t>
      </w:r>
      <w:r w:rsidRPr="00572E27">
        <w:rPr>
          <w:sz w:val="22"/>
          <w:szCs w:val="24"/>
        </w:rPr>
        <w:t xml:space="preserve">, </w:t>
      </w:r>
      <w:r w:rsidRPr="00572E27">
        <w:rPr>
          <w:rFonts w:hint="eastAsia"/>
          <w:sz w:val="22"/>
          <w:szCs w:val="24"/>
        </w:rPr>
        <w:t>리스트</w:t>
      </w:r>
      <w:r w:rsidRPr="00572E27">
        <w:rPr>
          <w:sz w:val="22"/>
          <w:szCs w:val="24"/>
        </w:rPr>
        <w:t xml:space="preserve">, </w:t>
      </w:r>
      <w:proofErr w:type="spellStart"/>
      <w:r w:rsidRPr="00572E27">
        <w:rPr>
          <w:rFonts w:hint="eastAsia"/>
          <w:sz w:val="22"/>
          <w:szCs w:val="24"/>
        </w:rPr>
        <w:t>튜플</w:t>
      </w:r>
      <w:proofErr w:type="spellEnd"/>
      <w:r w:rsidRPr="00572E27">
        <w:rPr>
          <w:sz w:val="22"/>
          <w:szCs w:val="24"/>
        </w:rPr>
        <w:t>)</w:t>
      </w:r>
    </w:p>
    <w:p w14:paraId="32644592" w14:textId="77777777" w:rsidR="009B39F9" w:rsidRPr="004061B2" w:rsidRDefault="009B39F9" w:rsidP="009B39F9">
      <w:pPr>
        <w:widowControl/>
        <w:wordWrap/>
        <w:autoSpaceDE/>
        <w:autoSpaceDN/>
        <w:rPr>
          <w:sz w:val="22"/>
        </w:rPr>
      </w:pPr>
      <w:r w:rsidRPr="004061B2">
        <w:rPr>
          <w:rFonts w:hint="eastAsia"/>
          <w:sz w:val="22"/>
        </w:rPr>
        <w:t xml:space="preserve">시퀀스 자료형에는 </w:t>
      </w:r>
      <w:r>
        <w:rPr>
          <w:rFonts w:hint="eastAsia"/>
          <w:sz w:val="22"/>
        </w:rPr>
        <w:t>문자열</w:t>
      </w:r>
      <w:r w:rsidRPr="004061B2">
        <w:rPr>
          <w:rFonts w:hint="eastAsia"/>
          <w:sz w:val="22"/>
        </w:rPr>
        <w:t>,</w:t>
      </w:r>
      <w:r w:rsidRPr="004061B2">
        <w:rPr>
          <w:sz w:val="22"/>
        </w:rPr>
        <w:t xml:space="preserve"> </w:t>
      </w:r>
      <w:r>
        <w:rPr>
          <w:rFonts w:hint="eastAsia"/>
          <w:sz w:val="22"/>
        </w:rPr>
        <w:t>리스트</w:t>
      </w:r>
      <w:r w:rsidRPr="004061B2">
        <w:rPr>
          <w:rFonts w:hint="eastAsia"/>
          <w:sz w:val="22"/>
        </w:rPr>
        <w:t>,</w:t>
      </w:r>
      <w:r w:rsidRPr="004061B2">
        <w:rPr>
          <w:sz w:val="22"/>
        </w:rPr>
        <w:t xml:space="preserve"> </w:t>
      </w:r>
      <w:proofErr w:type="spellStart"/>
      <w:r w:rsidRPr="004061B2">
        <w:rPr>
          <w:rFonts w:hint="eastAsia"/>
          <w:sz w:val="22"/>
        </w:rPr>
        <w:t>튜플이</w:t>
      </w:r>
      <w:proofErr w:type="spellEnd"/>
      <w:r w:rsidRPr="004061B2">
        <w:rPr>
          <w:rFonts w:hint="eastAsia"/>
          <w:sz w:val="22"/>
        </w:rPr>
        <w:t xml:space="preserve"> 있다.</w:t>
      </w:r>
      <w:r w:rsidRPr="004061B2">
        <w:rPr>
          <w:sz w:val="22"/>
        </w:rPr>
        <w:t xml:space="preserve"> </w:t>
      </w:r>
      <w:r>
        <w:rPr>
          <w:rFonts w:hint="eastAsia"/>
          <w:sz w:val="22"/>
        </w:rPr>
        <w:t>문자열은 문자,</w:t>
      </w:r>
      <w:r>
        <w:rPr>
          <w:sz w:val="22"/>
        </w:rPr>
        <w:t xml:space="preserve"> </w:t>
      </w:r>
      <w:r>
        <w:rPr>
          <w:rFonts w:hint="eastAsia"/>
          <w:sz w:val="22"/>
        </w:rPr>
        <w:t>단어 등으로 구성된 문자들의 집합이다.</w:t>
      </w:r>
      <w:r>
        <w:rPr>
          <w:sz w:val="22"/>
        </w:rPr>
        <w:t xml:space="preserve"> 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B39F9" w:rsidRPr="004061B2" w14:paraId="41A21258" w14:textId="77777777" w:rsidTr="00744730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4BCDCFC6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&gt;&gt;&gt; </w:t>
            </w:r>
            <w:r>
              <w:rPr>
                <w:rFonts w:eastAsiaTheme="minorHAnsi" w:cs="굴림" w:hint="eastAsia"/>
                <w:kern w:val="0"/>
                <w:sz w:val="22"/>
              </w:rPr>
              <w:t xml:space="preserve">a = </w:t>
            </w:r>
            <w:r>
              <w:rPr>
                <w:rFonts w:eastAsiaTheme="minorHAnsi" w:cs="굴림"/>
                <w:kern w:val="0"/>
                <w:sz w:val="22"/>
              </w:rPr>
              <w:t>‘home’</w:t>
            </w:r>
          </w:p>
          <w:p w14:paraId="31A8C1B0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&gt;&gt;&gt; 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a[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0]</w:t>
            </w:r>
          </w:p>
          <w:p w14:paraId="321B3FDA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‘h’</w:t>
            </w:r>
          </w:p>
          <w:p w14:paraId="5A6D498A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&gt;&gt;&gt; 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a[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1:3]</w:t>
            </w:r>
          </w:p>
          <w:p w14:paraId="2DAB0794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‘om’</w:t>
            </w:r>
          </w:p>
          <w:p w14:paraId="154E8771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&gt;&gt;&gt; 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a[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:4]</w:t>
            </w:r>
          </w:p>
          <w:p w14:paraId="00AEC941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‘home’</w:t>
            </w:r>
          </w:p>
          <w:p w14:paraId="4C6B75DD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&gt;&gt;&gt; 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a[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1:]</w:t>
            </w:r>
          </w:p>
          <w:p w14:paraId="5195826A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‘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ome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’</w:t>
            </w:r>
          </w:p>
          <w:p w14:paraId="6FB90DB9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&gt;&gt;&gt; a = ‘c’ + 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a[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1:]</w:t>
            </w:r>
          </w:p>
          <w:p w14:paraId="29505DA8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&gt;&gt;&gt; a</w:t>
            </w:r>
          </w:p>
          <w:p w14:paraId="0B25BBCB" w14:textId="77777777" w:rsidR="009B39F9" w:rsidRPr="004061B2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‘come’</w:t>
            </w:r>
          </w:p>
        </w:tc>
      </w:tr>
    </w:tbl>
    <w:p w14:paraId="01A68B45" w14:textId="77777777" w:rsidR="009B39F9" w:rsidRDefault="009B39F9" w:rsidP="009B39F9">
      <w:pPr>
        <w:widowControl/>
        <w:wordWrap/>
        <w:autoSpaceDE/>
        <w:autoSpaceDN/>
        <w:rPr>
          <w:sz w:val="22"/>
        </w:rPr>
      </w:pPr>
      <w:r>
        <w:rPr>
          <w:rFonts w:hint="eastAsia"/>
          <w:sz w:val="22"/>
        </w:rPr>
        <w:t>문자열에서는 한 글자마다 번호를 매기게 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맨 앞에서부터 </w:t>
      </w:r>
      <w:r>
        <w:rPr>
          <w:sz w:val="22"/>
        </w:rPr>
        <w:t>0</w:t>
      </w:r>
      <w:r>
        <w:rPr>
          <w:rFonts w:hint="eastAsia"/>
          <w:sz w:val="22"/>
        </w:rPr>
        <w:t>부터 순차적으로 번호가 매겨진다.</w:t>
      </w:r>
      <w:r>
        <w:rPr>
          <w:sz w:val="22"/>
        </w:rPr>
        <w:t xml:space="preserve"> a[</w:t>
      </w:r>
      <w:r>
        <w:rPr>
          <w:rFonts w:hint="eastAsia"/>
          <w:sz w:val="22"/>
        </w:rPr>
        <w:t xml:space="preserve">:4]는 </w:t>
      </w:r>
      <w:r>
        <w:rPr>
          <w:sz w:val="22"/>
        </w:rPr>
        <w:t>a[4]</w:t>
      </w:r>
      <w:r>
        <w:rPr>
          <w:rFonts w:hint="eastAsia"/>
          <w:sz w:val="22"/>
        </w:rPr>
        <w:t>는 포함하지 않고, a[1:]는 a[1]를 포함하여 출력한다.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시퀀스의 일부를 취하는 것을 </w:t>
      </w:r>
      <w:proofErr w:type="spellStart"/>
      <w:r>
        <w:rPr>
          <w:rFonts w:hint="eastAsia"/>
          <w:sz w:val="22"/>
        </w:rPr>
        <w:t>슬라이싱이라고</w:t>
      </w:r>
      <w:proofErr w:type="spellEnd"/>
      <w:r>
        <w:rPr>
          <w:rFonts w:hint="eastAsia"/>
          <w:sz w:val="22"/>
        </w:rPr>
        <w:t xml:space="preserve"> 한다.</w:t>
      </w:r>
      <w:r>
        <w:rPr>
          <w:sz w:val="22"/>
        </w:rPr>
        <w:t xml:space="preserve"> </w:t>
      </w:r>
    </w:p>
    <w:p w14:paraId="6D398C9D" w14:textId="77777777" w:rsidR="009B39F9" w:rsidRPr="004061B2" w:rsidRDefault="009B39F9" w:rsidP="009B39F9">
      <w:pPr>
        <w:widowControl/>
        <w:wordWrap/>
        <w:autoSpaceDE/>
        <w:autoSpaceDN/>
        <w:rPr>
          <w:sz w:val="22"/>
        </w:rPr>
      </w:pPr>
      <w:r w:rsidRPr="004061B2">
        <w:rPr>
          <w:rFonts w:hint="eastAsia"/>
          <w:sz w:val="22"/>
        </w:rPr>
        <w:t>리스트를 만들 때는 대괄호(</w:t>
      </w:r>
      <w:r w:rsidRPr="004061B2">
        <w:rPr>
          <w:sz w:val="22"/>
        </w:rPr>
        <w:t>[])</w:t>
      </w:r>
      <w:r w:rsidRPr="004061B2">
        <w:rPr>
          <w:rFonts w:hint="eastAsia"/>
          <w:sz w:val="22"/>
        </w:rPr>
        <w:t xml:space="preserve">로 감싸주고 각 </w:t>
      </w:r>
      <w:r>
        <w:rPr>
          <w:rFonts w:hint="eastAsia"/>
          <w:sz w:val="22"/>
        </w:rPr>
        <w:t>원소는</w:t>
      </w:r>
      <w:r w:rsidRPr="004061B2">
        <w:rPr>
          <w:rFonts w:hint="eastAsia"/>
          <w:sz w:val="22"/>
        </w:rPr>
        <w:t xml:space="preserve"> 쉼표로 구분한다.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B39F9" w:rsidRPr="004061B2" w14:paraId="1BB1A549" w14:textId="77777777" w:rsidTr="00744730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3D445DE" w14:textId="77777777" w:rsidR="009B39F9" w:rsidRPr="004061B2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4061B2">
              <w:rPr>
                <w:rFonts w:eastAsiaTheme="minorHAnsi" w:cs="굴림"/>
                <w:kern w:val="0"/>
                <w:sz w:val="22"/>
              </w:rPr>
              <w:lastRenderedPageBreak/>
              <w:t xml:space="preserve">&gt;&gt;&gt; </w:t>
            </w:r>
            <w:r w:rsidRPr="004061B2">
              <w:rPr>
                <w:rFonts w:eastAsiaTheme="minorHAnsi" w:cs="굴림" w:hint="eastAsia"/>
                <w:kern w:val="0"/>
                <w:sz w:val="22"/>
              </w:rPr>
              <w:t>a = []</w:t>
            </w:r>
          </w:p>
          <w:p w14:paraId="11892B25" w14:textId="77777777" w:rsidR="009B39F9" w:rsidRPr="004061B2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4061B2">
              <w:rPr>
                <w:rFonts w:eastAsiaTheme="minorHAnsi" w:cs="굴림"/>
                <w:kern w:val="0"/>
                <w:sz w:val="22"/>
              </w:rPr>
              <w:t>&gt;&gt;&gt; b = [1, 2, 3]</w:t>
            </w:r>
          </w:p>
          <w:p w14:paraId="5648E795" w14:textId="77777777" w:rsidR="009B39F9" w:rsidRPr="004061B2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4061B2">
              <w:rPr>
                <w:rFonts w:eastAsiaTheme="minorHAnsi" w:cs="굴림"/>
                <w:kern w:val="0"/>
                <w:sz w:val="22"/>
              </w:rPr>
              <w:t>&gt;&gt;&gt; c = [‘Process’, ‘Engineering’, ‘Systems’]</w:t>
            </w:r>
          </w:p>
          <w:p w14:paraId="45E9215C" w14:textId="77777777" w:rsidR="009B39F9" w:rsidRPr="004061B2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4061B2">
              <w:rPr>
                <w:rFonts w:eastAsiaTheme="minorHAnsi" w:cs="굴림"/>
                <w:kern w:val="0"/>
                <w:sz w:val="22"/>
              </w:rPr>
              <w:t>&gt;&gt;&gt; d = [1, 2, ‘Chemical’, ‘Engineering’]</w:t>
            </w:r>
          </w:p>
        </w:tc>
      </w:tr>
    </w:tbl>
    <w:p w14:paraId="091E935A" w14:textId="77777777" w:rsidR="009B39F9" w:rsidRPr="004061B2" w:rsidRDefault="009B39F9" w:rsidP="009B39F9">
      <w:pPr>
        <w:widowControl/>
        <w:wordWrap/>
        <w:autoSpaceDE/>
        <w:autoSpaceDN/>
        <w:rPr>
          <w:sz w:val="22"/>
        </w:rPr>
      </w:pPr>
      <w:r w:rsidRPr="004061B2">
        <w:rPr>
          <w:rFonts w:hint="eastAsia"/>
          <w:sz w:val="22"/>
        </w:rPr>
        <w:t xml:space="preserve">리스트는 </w:t>
      </w:r>
      <w:r>
        <w:rPr>
          <w:rFonts w:hint="eastAsia"/>
          <w:sz w:val="22"/>
        </w:rPr>
        <w:t>a처럼 아무것도 포함하지 않을 수 있고,</w:t>
      </w:r>
      <w:r>
        <w:rPr>
          <w:sz w:val="22"/>
        </w:rPr>
        <w:t xml:space="preserve"> b</w:t>
      </w:r>
      <w:r>
        <w:rPr>
          <w:rFonts w:hint="eastAsia"/>
          <w:sz w:val="22"/>
        </w:rPr>
        <w:t>처럼 숫자를 원소로 가질 수 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또한,</w:t>
      </w:r>
      <w:r>
        <w:rPr>
          <w:sz w:val="22"/>
        </w:rPr>
        <w:t xml:space="preserve"> c</w:t>
      </w:r>
      <w:r>
        <w:rPr>
          <w:rFonts w:hint="eastAsia"/>
          <w:sz w:val="22"/>
        </w:rPr>
        <w:t>처럼 문자열로 구성될 수도 있으며,</w:t>
      </w:r>
      <w:r>
        <w:rPr>
          <w:sz w:val="22"/>
        </w:rPr>
        <w:t xml:space="preserve"> d</w:t>
      </w:r>
      <w:r>
        <w:rPr>
          <w:rFonts w:hint="eastAsia"/>
          <w:sz w:val="22"/>
        </w:rPr>
        <w:t>처럼 숫자와 문자열을 함께 가질 수도 있다.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B39F9" w:rsidRPr="004061B2" w14:paraId="735B23C9" w14:textId="77777777" w:rsidTr="00744730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75078F27" w14:textId="77777777" w:rsidR="009B39F9" w:rsidRPr="004061B2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 w:rsidRPr="004061B2">
              <w:rPr>
                <w:rFonts w:eastAsiaTheme="minorHAnsi" w:cs="굴림"/>
                <w:kern w:val="0"/>
                <w:sz w:val="22"/>
              </w:rPr>
              <w:t xml:space="preserve">&gt;&gt;&gt; </w:t>
            </w:r>
            <w:r>
              <w:rPr>
                <w:rFonts w:eastAsiaTheme="minorHAnsi" w:cs="굴림" w:hint="eastAsia"/>
                <w:kern w:val="0"/>
                <w:sz w:val="22"/>
              </w:rPr>
              <w:t>example</w:t>
            </w:r>
            <w:r w:rsidRPr="004061B2">
              <w:rPr>
                <w:rFonts w:eastAsiaTheme="minorHAnsi" w:cs="굴림" w:hint="eastAsia"/>
                <w:kern w:val="0"/>
                <w:sz w:val="22"/>
              </w:rPr>
              <w:t xml:space="preserve"> = [</w:t>
            </w:r>
            <w:r>
              <w:rPr>
                <w:rFonts w:eastAsiaTheme="minorHAnsi" w:cs="굴림"/>
                <w:kern w:val="0"/>
                <w:sz w:val="22"/>
              </w:rPr>
              <w:t>2, 6, 8</w:t>
            </w:r>
            <w:r w:rsidRPr="004061B2">
              <w:rPr>
                <w:rFonts w:eastAsiaTheme="minorHAnsi" w:cs="굴림" w:hint="eastAsia"/>
                <w:kern w:val="0"/>
                <w:sz w:val="22"/>
              </w:rPr>
              <w:t>]</w:t>
            </w:r>
          </w:p>
          <w:p w14:paraId="3E0BB27F" w14:textId="77777777" w:rsidR="009B39F9" w:rsidRPr="004061B2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&gt;&gt;&gt; </w:t>
            </w:r>
            <w:proofErr w:type="spellStart"/>
            <w:proofErr w:type="gramStart"/>
            <w:r>
              <w:rPr>
                <w:rFonts w:eastAsiaTheme="minorHAnsi" w:cs="굴림"/>
                <w:kern w:val="0"/>
                <w:sz w:val="22"/>
              </w:rPr>
              <w:t>example.append</w:t>
            </w:r>
            <w:proofErr w:type="spellEnd"/>
            <w:proofErr w:type="gramEnd"/>
            <w:r>
              <w:rPr>
                <w:rFonts w:eastAsiaTheme="minorHAnsi" w:cs="굴림"/>
                <w:kern w:val="0"/>
                <w:sz w:val="22"/>
              </w:rPr>
              <w:t>(4)</w:t>
            </w:r>
          </w:p>
          <w:p w14:paraId="61CB7831" w14:textId="77777777" w:rsidR="009B39F9" w:rsidRPr="004061B2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&gt;&gt;&gt; example</w:t>
            </w:r>
          </w:p>
          <w:p w14:paraId="55CEE9A2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[2, 6, 8, 4]</w:t>
            </w:r>
          </w:p>
          <w:p w14:paraId="7DE5D306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&gt;&gt;&gt; </w:t>
            </w:r>
            <w:proofErr w:type="spellStart"/>
            <w:proofErr w:type="gramStart"/>
            <w:r>
              <w:rPr>
                <w:rFonts w:eastAsiaTheme="minorHAnsi" w:cs="굴림"/>
                <w:kern w:val="0"/>
                <w:sz w:val="22"/>
              </w:rPr>
              <w:t>example.sort</w:t>
            </w:r>
            <w:proofErr w:type="spellEnd"/>
            <w:proofErr w:type="gramEnd"/>
            <w:r>
              <w:rPr>
                <w:rFonts w:eastAsiaTheme="minorHAnsi" w:cs="굴림"/>
                <w:kern w:val="0"/>
                <w:sz w:val="22"/>
              </w:rPr>
              <w:t>()</w:t>
            </w:r>
          </w:p>
          <w:p w14:paraId="74DD91F3" w14:textId="77777777" w:rsidR="009B39F9" w:rsidRPr="004061B2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&gt;&gt;&gt; example</w:t>
            </w:r>
          </w:p>
          <w:p w14:paraId="73351262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[2, 4, 6, 8]</w:t>
            </w:r>
          </w:p>
          <w:p w14:paraId="560F2439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&gt;&gt;&gt; </w:t>
            </w:r>
            <w:proofErr w:type="spellStart"/>
            <w:proofErr w:type="gramStart"/>
            <w:r>
              <w:rPr>
                <w:rFonts w:eastAsiaTheme="minorHAnsi" w:cs="굴림"/>
                <w:kern w:val="0"/>
                <w:sz w:val="22"/>
              </w:rPr>
              <w:t>example.insert</w:t>
            </w:r>
            <w:proofErr w:type="spellEnd"/>
            <w:proofErr w:type="gramEnd"/>
            <w:r>
              <w:rPr>
                <w:rFonts w:eastAsiaTheme="minorHAnsi" w:cs="굴림"/>
                <w:kern w:val="0"/>
                <w:sz w:val="22"/>
              </w:rPr>
              <w:t>(0, 0)</w:t>
            </w:r>
          </w:p>
          <w:p w14:paraId="1DED8AD5" w14:textId="77777777" w:rsidR="009B39F9" w:rsidRPr="004061B2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&gt;&gt;&gt; example</w:t>
            </w:r>
          </w:p>
          <w:p w14:paraId="3CF3C4FA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[0, 2, 4, 6, 8]</w:t>
            </w:r>
          </w:p>
          <w:p w14:paraId="6ED87C1D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&gt;&gt;&gt; del 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example[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3]</w:t>
            </w:r>
          </w:p>
          <w:p w14:paraId="021E67D0" w14:textId="77777777" w:rsidR="009B39F9" w:rsidRPr="000863BB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&gt;&gt;&gt; example</w:t>
            </w:r>
          </w:p>
          <w:p w14:paraId="63815307" w14:textId="77777777" w:rsidR="009B39F9" w:rsidRPr="004061B2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[</w:t>
            </w:r>
            <w:r>
              <w:rPr>
                <w:rFonts w:eastAsiaTheme="minorHAnsi" w:cs="굴림"/>
                <w:kern w:val="0"/>
                <w:sz w:val="22"/>
              </w:rPr>
              <w:t>0, 2, 4, 8]</w:t>
            </w:r>
          </w:p>
        </w:tc>
      </w:tr>
    </w:tbl>
    <w:p w14:paraId="0A78CA9D" w14:textId="77777777" w:rsidR="009B39F9" w:rsidRDefault="009B39F9" w:rsidP="009B39F9">
      <w:pPr>
        <w:widowControl/>
        <w:wordWrap/>
        <w:autoSpaceDE/>
        <w:autoSpaceDN/>
        <w:rPr>
          <w:sz w:val="22"/>
        </w:rPr>
      </w:pPr>
      <w:r>
        <w:rPr>
          <w:rFonts w:hint="eastAsia"/>
          <w:sz w:val="22"/>
        </w:rPr>
        <w:t>위 예를 보면,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append는 </w:t>
      </w:r>
      <w:r>
        <w:rPr>
          <w:sz w:val="22"/>
        </w:rPr>
        <w:t>example</w:t>
      </w:r>
      <w:r>
        <w:rPr>
          <w:rFonts w:hint="eastAsia"/>
          <w:sz w:val="22"/>
        </w:rPr>
        <w:t xml:space="preserve">에 원소 </w:t>
      </w:r>
      <w:r>
        <w:rPr>
          <w:sz w:val="22"/>
        </w:rPr>
        <w:t>4</w:t>
      </w:r>
      <w:r>
        <w:rPr>
          <w:rFonts w:hint="eastAsia"/>
          <w:sz w:val="22"/>
        </w:rPr>
        <w:t xml:space="preserve">를 추가하는 기능하고 </w:t>
      </w:r>
      <w:r>
        <w:rPr>
          <w:sz w:val="22"/>
        </w:rPr>
        <w:t xml:space="preserve">sort </w:t>
      </w:r>
      <w:r>
        <w:rPr>
          <w:rFonts w:hint="eastAsia"/>
          <w:sz w:val="22"/>
        </w:rPr>
        <w:t xml:space="preserve">함수를 이용하면 </w:t>
      </w:r>
      <w:r>
        <w:rPr>
          <w:sz w:val="22"/>
        </w:rPr>
        <w:t>example</w:t>
      </w:r>
      <w:r>
        <w:rPr>
          <w:rFonts w:hint="eastAsia"/>
          <w:sz w:val="22"/>
        </w:rPr>
        <w:t>을 원소 크기 순으로 정렬할 수 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여기에 원하는 순서에 원하는 원소를 넣고자 한다면,</w:t>
      </w:r>
      <w:r>
        <w:rPr>
          <w:sz w:val="22"/>
        </w:rPr>
        <w:t xml:space="preserve"> insert </w:t>
      </w:r>
      <w:r>
        <w:rPr>
          <w:rFonts w:hint="eastAsia"/>
          <w:sz w:val="22"/>
        </w:rPr>
        <w:t>기능을 사용할 수 있으며,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원소를 삭제하고자 한다면 </w:t>
      </w:r>
      <w:r>
        <w:rPr>
          <w:sz w:val="22"/>
        </w:rPr>
        <w:t xml:space="preserve">del </w:t>
      </w:r>
      <w:r>
        <w:rPr>
          <w:rFonts w:hint="eastAsia"/>
          <w:sz w:val="22"/>
        </w:rPr>
        <w:t>함수를 사용하면 된다.</w:t>
      </w:r>
    </w:p>
    <w:p w14:paraId="57018E6C" w14:textId="77777777" w:rsidR="009B39F9" w:rsidRDefault="009B39F9" w:rsidP="009B39F9">
      <w:pPr>
        <w:widowControl/>
        <w:wordWrap/>
        <w:autoSpaceDE/>
        <w:autoSpaceDN/>
        <w:rPr>
          <w:sz w:val="22"/>
        </w:rPr>
      </w:pPr>
      <w:r>
        <w:rPr>
          <w:rFonts w:hint="eastAsia"/>
          <w:sz w:val="22"/>
        </w:rPr>
        <w:t>리스트는 아래처럼 중첩하여 또 다른 리스트를 포함할 수 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이와 같은 형태의 리스트를 중첩 리스트(</w:t>
      </w:r>
      <w:r>
        <w:rPr>
          <w:sz w:val="22"/>
        </w:rPr>
        <w:t>nested list)</w:t>
      </w:r>
      <w:r>
        <w:rPr>
          <w:rFonts w:hint="eastAsia"/>
          <w:sz w:val="22"/>
        </w:rPr>
        <w:t>라고 부른다.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B39F9" w:rsidRPr="004061B2" w14:paraId="35A9E6D9" w14:textId="77777777" w:rsidTr="00744730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71C1B792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&gt;&gt;&gt; 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my_list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 xml:space="preserve"> = [“Artificial”, [3, 6, 9], [“Intelligence”, 4, 8]]</w:t>
            </w:r>
          </w:p>
          <w:p w14:paraId="2FAC6349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&gt;&gt;&gt; print(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my_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[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0])</w:t>
            </w:r>
          </w:p>
          <w:p w14:paraId="0369BC1E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A</w:t>
            </w:r>
            <w:r>
              <w:rPr>
                <w:rFonts w:eastAsiaTheme="minorHAnsi" w:cs="굴림"/>
                <w:kern w:val="0"/>
                <w:sz w:val="22"/>
              </w:rPr>
              <w:t>rtificial</w:t>
            </w:r>
          </w:p>
          <w:p w14:paraId="0A628126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&gt;&gt;&gt; print(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my_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[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1])</w:t>
            </w:r>
          </w:p>
          <w:p w14:paraId="000155C4" w14:textId="77777777" w:rsidR="009B39F9" w:rsidRPr="00936B64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[3, 6, 9]</w:t>
            </w:r>
          </w:p>
          <w:p w14:paraId="4E43F434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&gt;&gt;&gt; print(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my_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[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1][2])</w:t>
            </w:r>
          </w:p>
          <w:p w14:paraId="1FFC4AFB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9</w:t>
            </w:r>
          </w:p>
          <w:p w14:paraId="2CD54997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&gt;&gt;&gt; print(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my_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[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0][0])</w:t>
            </w:r>
          </w:p>
          <w:p w14:paraId="0D74E77F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lastRenderedPageBreak/>
              <w:t>A</w:t>
            </w:r>
          </w:p>
          <w:p w14:paraId="58E1AB1B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&gt;&gt;&gt; print(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my_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[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0][2])</w:t>
            </w:r>
          </w:p>
          <w:p w14:paraId="646E1EF2" w14:textId="77777777" w:rsidR="009B39F9" w:rsidRPr="00936B64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t</w:t>
            </w:r>
          </w:p>
          <w:p w14:paraId="6FA61895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&gt;&gt;&gt; print(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my_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[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2])</w:t>
            </w:r>
          </w:p>
          <w:p w14:paraId="5209F0D5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[</w:t>
            </w:r>
            <w:r>
              <w:rPr>
                <w:rFonts w:eastAsiaTheme="minorHAnsi" w:cs="굴림"/>
                <w:kern w:val="0"/>
                <w:sz w:val="22"/>
              </w:rPr>
              <w:t>“Intelligence”, 4, 8]</w:t>
            </w:r>
          </w:p>
          <w:p w14:paraId="6268FA03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&gt;&gt;&gt; print(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my_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[</w:t>
            </w:r>
            <w:proofErr w:type="gramEnd"/>
            <w:r>
              <w:rPr>
                <w:rFonts w:eastAsiaTheme="minorHAnsi" w:cs="굴림"/>
                <w:kern w:val="0"/>
                <w:sz w:val="22"/>
              </w:rPr>
              <w:t>2][0])</w:t>
            </w:r>
          </w:p>
          <w:p w14:paraId="704C2EBC" w14:textId="77777777" w:rsidR="009B39F9" w:rsidRPr="004061B2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>I</w:t>
            </w:r>
            <w:r>
              <w:rPr>
                <w:rFonts w:eastAsiaTheme="minorHAnsi" w:cs="굴림"/>
                <w:kern w:val="0"/>
                <w:sz w:val="22"/>
              </w:rPr>
              <w:t>ntelligence</w:t>
            </w:r>
          </w:p>
        </w:tc>
      </w:tr>
    </w:tbl>
    <w:p w14:paraId="5209D2BF" w14:textId="77777777" w:rsidR="009B39F9" w:rsidRPr="00572E27" w:rsidRDefault="009B39F9" w:rsidP="009B39F9">
      <w:pPr>
        <w:widowControl/>
        <w:wordWrap/>
        <w:autoSpaceDE/>
        <w:autoSpaceDN/>
        <w:rPr>
          <w:b/>
          <w:bCs/>
          <w:sz w:val="22"/>
        </w:rPr>
      </w:pPr>
      <w:r w:rsidRPr="00572E27">
        <w:rPr>
          <w:b/>
          <w:bCs/>
          <w:sz w:val="22"/>
        </w:rPr>
        <w:lastRenderedPageBreak/>
        <w:t xml:space="preserve">Q. </w:t>
      </w:r>
      <w:r w:rsidRPr="00572E27">
        <w:rPr>
          <w:rFonts w:hint="eastAsia"/>
          <w:b/>
          <w:bCs/>
          <w:sz w:val="22"/>
        </w:rPr>
        <w:t>중첩</w:t>
      </w:r>
      <w:r w:rsidRPr="00572E27">
        <w:rPr>
          <w:b/>
          <w:bCs/>
          <w:sz w:val="22"/>
        </w:rPr>
        <w:t xml:space="preserve"> 리스트의 모든 원소들의 합을 구하는 </w:t>
      </w:r>
      <w:proofErr w:type="spellStart"/>
      <w:r w:rsidRPr="00572E27">
        <w:rPr>
          <w:b/>
          <w:bCs/>
          <w:sz w:val="22"/>
        </w:rPr>
        <w:t>nested_sum</w:t>
      </w:r>
      <w:proofErr w:type="spellEnd"/>
      <w:r w:rsidRPr="00572E27">
        <w:rPr>
          <w:rFonts w:hint="eastAsia"/>
          <w:b/>
          <w:bCs/>
          <w:sz w:val="22"/>
        </w:rPr>
        <w:t>이라는</w:t>
      </w:r>
      <w:r w:rsidRPr="00572E27">
        <w:rPr>
          <w:b/>
          <w:bCs/>
          <w:sz w:val="22"/>
        </w:rPr>
        <w:t xml:space="preserve"> </w:t>
      </w:r>
      <w:r w:rsidRPr="00572E27">
        <w:rPr>
          <w:rFonts w:hint="eastAsia"/>
          <w:b/>
          <w:bCs/>
          <w:sz w:val="22"/>
        </w:rPr>
        <w:t>함수를</w:t>
      </w:r>
      <w:r w:rsidRPr="00572E27">
        <w:rPr>
          <w:b/>
          <w:bCs/>
          <w:sz w:val="22"/>
        </w:rPr>
        <w:t xml:space="preserve"> </w:t>
      </w:r>
      <w:r w:rsidRPr="00572E27">
        <w:rPr>
          <w:rFonts w:hint="eastAsia"/>
          <w:b/>
          <w:bCs/>
          <w:sz w:val="22"/>
        </w:rPr>
        <w:t>만들어보자</w:t>
      </w:r>
      <w:r w:rsidRPr="00572E27">
        <w:rPr>
          <w:b/>
          <w:bCs/>
          <w:sz w:val="22"/>
        </w:rPr>
        <w:t>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B39F9" w:rsidRPr="004061B2" w14:paraId="22F0FE49" w14:textId="77777777" w:rsidTr="00744730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DE6C0E7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def 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nested_</w:t>
            </w:r>
            <w:proofErr w:type="gramStart"/>
            <w:r>
              <w:rPr>
                <w:rFonts w:eastAsiaTheme="minorHAnsi" w:cs="굴림"/>
                <w:kern w:val="0"/>
                <w:sz w:val="22"/>
              </w:rPr>
              <w:t>sum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(</w:t>
            </w:r>
            <w:proofErr w:type="spellStart"/>
            <w:proofErr w:type="gramEnd"/>
            <w:r>
              <w:rPr>
                <w:rFonts w:eastAsiaTheme="minorHAnsi" w:cs="굴림"/>
                <w:kern w:val="0"/>
                <w:sz w:val="22"/>
              </w:rPr>
              <w:t>nestedList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 xml:space="preserve">, 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newList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 xml:space="preserve"> = [0]):</w:t>
            </w:r>
          </w:p>
          <w:p w14:paraId="78833DC0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>
              <w:rPr>
                <w:rFonts w:eastAsiaTheme="minorHAnsi" w:cs="굴림"/>
                <w:kern w:val="0"/>
                <w:sz w:val="22"/>
              </w:rPr>
              <w:t xml:space="preserve">  def 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flatlist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(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nestedList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):</w:t>
            </w:r>
          </w:p>
          <w:p w14:paraId="5DE4D4CD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>
              <w:rPr>
                <w:rFonts w:eastAsiaTheme="minorHAnsi" w:cs="굴림"/>
                <w:kern w:val="0"/>
                <w:sz w:val="22"/>
              </w:rPr>
              <w:t xml:space="preserve">     for I in range(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len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(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nestedList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)):</w:t>
            </w:r>
          </w:p>
          <w:p w14:paraId="2EC4A599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>
              <w:rPr>
                <w:rFonts w:eastAsiaTheme="minorHAnsi" w:cs="굴림"/>
                <w:kern w:val="0"/>
                <w:sz w:val="22"/>
              </w:rPr>
              <w:t xml:space="preserve">        if type(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nestedList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[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i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]) == int:</w:t>
            </w:r>
          </w:p>
          <w:p w14:paraId="4911B25A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>
              <w:rPr>
                <w:rFonts w:eastAsiaTheme="minorHAnsi" w:cs="굴림"/>
                <w:kern w:val="0"/>
                <w:sz w:val="22"/>
              </w:rPr>
              <w:t xml:space="preserve">           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newList.append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(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nestedList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[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i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])</w:t>
            </w:r>
          </w:p>
          <w:p w14:paraId="46F40362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>
              <w:rPr>
                <w:rFonts w:eastAsiaTheme="minorHAnsi" w:cs="굴림"/>
                <w:kern w:val="0"/>
                <w:sz w:val="22"/>
              </w:rPr>
              <w:t xml:space="preserve">        else:</w:t>
            </w:r>
          </w:p>
          <w:p w14:paraId="1A329488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>
              <w:rPr>
                <w:rFonts w:eastAsiaTheme="minorHAnsi" w:cs="굴림"/>
                <w:kern w:val="0"/>
                <w:sz w:val="22"/>
              </w:rPr>
              <w:t xml:space="preserve">           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flatlist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(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nestedList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[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i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])</w:t>
            </w:r>
          </w:p>
          <w:p w14:paraId="2178D54A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>
              <w:rPr>
                <w:rFonts w:eastAsiaTheme="minorHAnsi" w:cs="굴림"/>
                <w:kern w:val="0"/>
                <w:sz w:val="22"/>
              </w:rPr>
              <w:t xml:space="preserve">     return 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newList</w:t>
            </w:r>
            <w:proofErr w:type="spellEnd"/>
          </w:p>
          <w:p w14:paraId="339B2DFB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>
              <w:rPr>
                <w:rFonts w:eastAsiaTheme="minorHAnsi" w:cs="굴림"/>
                <w:kern w:val="0"/>
                <w:sz w:val="22"/>
              </w:rPr>
              <w:t xml:space="preserve">  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flatlist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(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nestedList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)</w:t>
            </w:r>
          </w:p>
          <w:p w14:paraId="633FD591" w14:textId="77777777" w:rsidR="009B39F9" w:rsidRPr="00351E7B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 w:hint="eastAsia"/>
                <w:kern w:val="0"/>
                <w:sz w:val="22"/>
              </w:rPr>
              <w:t xml:space="preserve"> </w:t>
            </w:r>
            <w:r>
              <w:rPr>
                <w:rFonts w:eastAsiaTheme="minorHAnsi" w:cs="굴림"/>
                <w:kern w:val="0"/>
                <w:sz w:val="22"/>
              </w:rPr>
              <w:t xml:space="preserve">  print(sum(</w:t>
            </w:r>
            <w:proofErr w:type="spellStart"/>
            <w:r>
              <w:rPr>
                <w:rFonts w:eastAsiaTheme="minorHAnsi" w:cs="굴림"/>
                <w:kern w:val="0"/>
                <w:sz w:val="22"/>
              </w:rPr>
              <w:t>newList</w:t>
            </w:r>
            <w:proofErr w:type="spellEnd"/>
            <w:r>
              <w:rPr>
                <w:rFonts w:eastAsiaTheme="minorHAnsi" w:cs="굴림"/>
                <w:kern w:val="0"/>
                <w:sz w:val="22"/>
              </w:rPr>
              <w:t>))</w:t>
            </w:r>
          </w:p>
        </w:tc>
      </w:tr>
    </w:tbl>
    <w:p w14:paraId="1257EB7F" w14:textId="77777777" w:rsidR="009B39F9" w:rsidRPr="00095008" w:rsidRDefault="009B39F9" w:rsidP="009B39F9">
      <w:pPr>
        <w:widowControl/>
        <w:wordWrap/>
        <w:autoSpaceDE/>
        <w:autoSpaceDN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먼저,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중첩 리스트에 들어있는 리스트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원소들의 포함 원소들을 모두 꺼내 하나의 리스트 안의 원소들로 만들어주는 </w:t>
      </w:r>
      <w:r>
        <w:rPr>
          <w:bCs/>
          <w:sz w:val="22"/>
          <w:szCs w:val="24"/>
        </w:rPr>
        <w:t>‘</w:t>
      </w:r>
      <w:proofErr w:type="spellStart"/>
      <w:r>
        <w:rPr>
          <w:bCs/>
          <w:sz w:val="22"/>
          <w:szCs w:val="24"/>
        </w:rPr>
        <w:t>flatlist</w:t>
      </w:r>
      <w:proofErr w:type="spellEnd"/>
      <w:r>
        <w:rPr>
          <w:bCs/>
          <w:sz w:val="22"/>
          <w:szCs w:val="24"/>
        </w:rPr>
        <w:t xml:space="preserve">’ </w:t>
      </w:r>
      <w:r>
        <w:rPr>
          <w:rFonts w:hint="eastAsia"/>
          <w:bCs/>
          <w:sz w:val="22"/>
          <w:szCs w:val="24"/>
        </w:rPr>
        <w:t>함수를 정의하고,</w:t>
      </w:r>
      <w:r>
        <w:rPr>
          <w:bCs/>
          <w:sz w:val="22"/>
          <w:szCs w:val="24"/>
        </w:rPr>
        <w:t xml:space="preserve"> ‘</w:t>
      </w:r>
      <w:proofErr w:type="spellStart"/>
      <w:r>
        <w:rPr>
          <w:bCs/>
          <w:sz w:val="22"/>
          <w:szCs w:val="24"/>
        </w:rPr>
        <w:t>flatlist</w:t>
      </w:r>
      <w:proofErr w:type="spellEnd"/>
      <w:r>
        <w:rPr>
          <w:bCs/>
          <w:sz w:val="22"/>
          <w:szCs w:val="24"/>
        </w:rPr>
        <w:t xml:space="preserve">’ </w:t>
      </w:r>
      <w:r>
        <w:rPr>
          <w:rFonts w:hint="eastAsia"/>
          <w:bCs/>
          <w:sz w:val="22"/>
          <w:szCs w:val="24"/>
        </w:rPr>
        <w:t>함수를 사용해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중첩 리스트를 하나의 리스트로 만들어 </w:t>
      </w:r>
      <w:r>
        <w:rPr>
          <w:bCs/>
          <w:sz w:val="22"/>
          <w:szCs w:val="24"/>
        </w:rPr>
        <w:t xml:space="preserve">sum </w:t>
      </w:r>
      <w:r>
        <w:rPr>
          <w:rFonts w:hint="eastAsia"/>
          <w:bCs/>
          <w:sz w:val="22"/>
          <w:szCs w:val="24"/>
        </w:rPr>
        <w:t>함수를 통해 원소들의 합을 구한다.</w:t>
      </w:r>
    </w:p>
    <w:p w14:paraId="51F22AB9" w14:textId="77777777" w:rsidR="009B39F9" w:rsidRDefault="009B39F9" w:rsidP="009B39F9">
      <w:pPr>
        <w:widowControl/>
        <w:wordWrap/>
        <w:autoSpaceDE/>
        <w:autoSpaceDN/>
        <w:rPr>
          <w:sz w:val="22"/>
        </w:rPr>
      </w:pPr>
      <w:r>
        <w:rPr>
          <w:rFonts w:hint="eastAsia"/>
          <w:sz w:val="22"/>
        </w:rPr>
        <w:t xml:space="preserve">마지막으로 </w:t>
      </w:r>
      <w:proofErr w:type="spellStart"/>
      <w:r>
        <w:rPr>
          <w:rFonts w:hint="eastAsia"/>
          <w:sz w:val="22"/>
        </w:rPr>
        <w:t>튜플은</w:t>
      </w:r>
      <w:proofErr w:type="spellEnd"/>
      <w:r>
        <w:rPr>
          <w:rFonts w:hint="eastAsia"/>
          <w:sz w:val="22"/>
        </w:rPr>
        <w:t xml:space="preserve"> 몇 가지 점을 제외하면 리스트와 비슷하다. 리스트는 []으로 둘러싸이지만 </w:t>
      </w:r>
      <w:proofErr w:type="spellStart"/>
      <w:r>
        <w:rPr>
          <w:rFonts w:hint="eastAsia"/>
          <w:sz w:val="22"/>
        </w:rPr>
        <w:t>튜플은</w:t>
      </w:r>
      <w:proofErr w:type="spellEnd"/>
      <w:r>
        <w:rPr>
          <w:rFonts w:hint="eastAsia"/>
          <w:sz w:val="22"/>
        </w:rPr>
        <w:t xml:space="preserve"> </w:t>
      </w:r>
      <w:r>
        <w:rPr>
          <w:sz w:val="22"/>
        </w:rPr>
        <w:t>()</w:t>
      </w:r>
      <w:r>
        <w:rPr>
          <w:rFonts w:hint="eastAsia"/>
          <w:sz w:val="22"/>
        </w:rPr>
        <w:t>로 둘러싸인다.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그리고 리스트는 값의 생성,</w:t>
      </w:r>
      <w:r>
        <w:rPr>
          <w:sz w:val="22"/>
        </w:rPr>
        <w:t xml:space="preserve"> </w:t>
      </w:r>
      <w:r>
        <w:rPr>
          <w:rFonts w:hint="eastAsia"/>
          <w:sz w:val="22"/>
        </w:rPr>
        <w:t>삭제, 수정이 가능하지만,</w:t>
      </w:r>
      <w:r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튜플은</w:t>
      </w:r>
      <w:proofErr w:type="spellEnd"/>
      <w:r>
        <w:rPr>
          <w:rFonts w:hint="eastAsia"/>
          <w:sz w:val="22"/>
        </w:rPr>
        <w:t xml:space="preserve"> 값을 바꾸거나 삭제할 수 없다.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B39F9" w:rsidRPr="004061B2" w14:paraId="5AE61448" w14:textId="77777777" w:rsidTr="00744730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25DCEE7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&gt;&gt;&gt; </w:t>
            </w:r>
            <w:r>
              <w:rPr>
                <w:rFonts w:eastAsiaTheme="minorHAnsi" w:cs="굴림" w:hint="eastAsia"/>
                <w:kern w:val="0"/>
                <w:sz w:val="22"/>
              </w:rPr>
              <w:t xml:space="preserve">s1 = (4, 7, </w:t>
            </w:r>
            <w:r>
              <w:rPr>
                <w:rFonts w:eastAsiaTheme="minorHAnsi" w:cs="굴림"/>
                <w:kern w:val="0"/>
                <w:sz w:val="22"/>
              </w:rPr>
              <w:t>‘p’, ‘q’)</w:t>
            </w:r>
          </w:p>
          <w:p w14:paraId="73D749A2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>&gt;&gt;&gt; del s1[0]</w:t>
            </w:r>
          </w:p>
          <w:p w14:paraId="2530C443" w14:textId="77777777" w:rsidR="009B39F9" w:rsidRPr="004061B2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20D2EFA7" wp14:editId="57408AD2">
                  <wp:extent cx="3672992" cy="586740"/>
                  <wp:effectExtent l="0" t="0" r="3810" b="3810"/>
                  <wp:docPr id="21" name="그림 21" descr="텍스트이(가) 표시된 사진&#10;&#10;자동 생성된 설명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7" descr="텍스트이(가) 표시된 사진&#10;&#10;자동 생성된 설명"/>
                          <pic:cNvPicPr/>
                        </pic:nvPicPr>
                        <pic:blipFill rotWithShape="1">
                          <a:blip r:embed="rId22"/>
                          <a:srcRect l="3191" t="33684" r="55195" b="55984"/>
                          <a:stretch/>
                        </pic:blipFill>
                        <pic:spPr bwMode="auto">
                          <a:xfrm>
                            <a:off x="0" y="0"/>
                            <a:ext cx="3729551" cy="5957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A4F51C" w14:textId="77777777" w:rsidR="009B39F9" w:rsidRDefault="009B39F9" w:rsidP="009B39F9">
      <w:pPr>
        <w:widowControl/>
        <w:wordWrap/>
        <w:autoSpaceDE/>
        <w:autoSpaceDN/>
        <w:rPr>
          <w:sz w:val="22"/>
        </w:rPr>
      </w:pPr>
      <w:proofErr w:type="spellStart"/>
      <w:r>
        <w:rPr>
          <w:rFonts w:hint="eastAsia"/>
          <w:sz w:val="22"/>
        </w:rPr>
        <w:t>튜플의</w:t>
      </w:r>
      <w:proofErr w:type="spellEnd"/>
      <w:r>
        <w:rPr>
          <w:rFonts w:hint="eastAsia"/>
          <w:sz w:val="22"/>
        </w:rPr>
        <w:t xml:space="preserve"> 원소를 리스트처럼 del을 이용해서 지우려고 하면 위와 같이 오류가 발생함을 알 수 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또한,</w:t>
      </w:r>
      <w:r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튜플의</w:t>
      </w:r>
      <w:proofErr w:type="spellEnd"/>
      <w:r>
        <w:rPr>
          <w:rFonts w:hint="eastAsia"/>
          <w:sz w:val="22"/>
        </w:rPr>
        <w:t xml:space="preserve"> 원소를 변경하려고 한다면 아래와 같은 오류가 발생한다.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B39F9" w:rsidRPr="004061B2" w14:paraId="66A08874" w14:textId="77777777" w:rsidTr="00744730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1E5BFCAE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t xml:space="preserve">&gt;&gt;&gt; </w:t>
            </w:r>
            <w:r>
              <w:rPr>
                <w:rFonts w:eastAsiaTheme="minorHAnsi" w:cs="굴림" w:hint="eastAsia"/>
                <w:kern w:val="0"/>
                <w:sz w:val="22"/>
              </w:rPr>
              <w:t xml:space="preserve">s1 = (4, 7, </w:t>
            </w:r>
            <w:r>
              <w:rPr>
                <w:rFonts w:eastAsiaTheme="minorHAnsi" w:cs="굴림"/>
                <w:kern w:val="0"/>
                <w:sz w:val="22"/>
              </w:rPr>
              <w:t>‘p’, ‘q’)</w:t>
            </w:r>
          </w:p>
          <w:p w14:paraId="49F959F4" w14:textId="77777777" w:rsidR="009B39F9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rFonts w:eastAsiaTheme="minorHAnsi" w:cs="굴림"/>
                <w:kern w:val="0"/>
                <w:sz w:val="22"/>
              </w:rPr>
              <w:lastRenderedPageBreak/>
              <w:t>&gt;&gt;&gt; s1[0] = ‘</w:t>
            </w:r>
            <w:r>
              <w:rPr>
                <w:rFonts w:eastAsiaTheme="minorHAnsi" w:cs="굴림" w:hint="eastAsia"/>
                <w:kern w:val="0"/>
                <w:sz w:val="22"/>
              </w:rPr>
              <w:t>a</w:t>
            </w:r>
            <w:r>
              <w:rPr>
                <w:rFonts w:eastAsiaTheme="minorHAnsi" w:cs="굴림"/>
                <w:kern w:val="0"/>
                <w:sz w:val="22"/>
              </w:rPr>
              <w:t>’</w:t>
            </w:r>
          </w:p>
          <w:p w14:paraId="7DFCCF10" w14:textId="77777777" w:rsidR="009B39F9" w:rsidRPr="004061B2" w:rsidRDefault="009B39F9" w:rsidP="00744730">
            <w:pPr>
              <w:spacing w:after="0" w:line="240" w:lineRule="auto"/>
              <w:textAlignment w:val="baseline"/>
              <w:rPr>
                <w:rFonts w:eastAsiaTheme="minorHAnsi" w:cs="굴림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21A7A1F" wp14:editId="2CCBDD51">
                  <wp:extent cx="3637189" cy="617220"/>
                  <wp:effectExtent l="0" t="0" r="1905" b="0"/>
                  <wp:docPr id="22" name="그림 22" descr="텍스트이(가) 표시된 사진&#10;&#10;자동 생성된 설명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그림 9" descr="텍스트이(가) 표시된 사진&#10;&#10;자동 생성된 설명"/>
                          <pic:cNvPicPr/>
                        </pic:nvPicPr>
                        <pic:blipFill rotWithShape="1">
                          <a:blip r:embed="rId22"/>
                          <a:srcRect l="3058" t="77906" r="53069" b="10522"/>
                          <a:stretch/>
                        </pic:blipFill>
                        <pic:spPr bwMode="auto">
                          <a:xfrm>
                            <a:off x="0" y="0"/>
                            <a:ext cx="3677591" cy="624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9FBCDB" w14:textId="77777777" w:rsidR="009B39F9" w:rsidRDefault="009B39F9" w:rsidP="009B39F9">
      <w:pPr>
        <w:spacing w:line="360" w:lineRule="auto"/>
        <w:outlineLvl w:val="0"/>
        <w:rPr>
          <w:rFonts w:hint="eastAsia"/>
          <w:b/>
          <w:bCs/>
          <w:sz w:val="22"/>
          <w:szCs w:val="24"/>
        </w:rPr>
      </w:pPr>
    </w:p>
    <w:p w14:paraId="53F0F13E" w14:textId="061CFAEC" w:rsidR="00CF5F73" w:rsidDel="00A409EB" w:rsidRDefault="00CF5F73" w:rsidP="00664655">
      <w:pPr>
        <w:pStyle w:val="a3"/>
        <w:numPr>
          <w:ilvl w:val="0"/>
          <w:numId w:val="1"/>
        </w:numPr>
        <w:spacing w:line="360" w:lineRule="auto"/>
        <w:ind w:leftChars="0"/>
        <w:outlineLvl w:val="0"/>
        <w:rPr>
          <w:del w:id="5" w:author="장교진" w:date="2022-02-17T15:36:00Z"/>
          <w:b/>
          <w:bCs/>
          <w:sz w:val="22"/>
          <w:szCs w:val="24"/>
        </w:rPr>
      </w:pPr>
    </w:p>
    <w:p w14:paraId="599AC218" w14:textId="260E21D7" w:rsidR="00CF5F73" w:rsidRPr="00A409EB" w:rsidDel="00A409EB" w:rsidRDefault="009B39F9" w:rsidP="006658FB">
      <w:pPr>
        <w:pStyle w:val="a3"/>
        <w:numPr>
          <w:ilvl w:val="0"/>
          <w:numId w:val="1"/>
        </w:numPr>
        <w:spacing w:line="360" w:lineRule="auto"/>
        <w:ind w:leftChars="0"/>
        <w:outlineLvl w:val="0"/>
        <w:rPr>
          <w:del w:id="6" w:author="장교진" w:date="2022-02-17T15:36:00Z"/>
          <w:b/>
          <w:bCs/>
          <w:sz w:val="22"/>
          <w:szCs w:val="24"/>
          <w:rPrChange w:id="7" w:author="장교진" w:date="2022-02-17T15:36:00Z">
            <w:rPr>
              <w:del w:id="8" w:author="장교진" w:date="2022-02-17T15:36:00Z"/>
            </w:rPr>
          </w:rPrChange>
        </w:rPr>
        <w:pPrChange w:id="9" w:author="장교진" w:date="2022-02-17T15:36:00Z">
          <w:pPr>
            <w:pStyle w:val="a3"/>
            <w:numPr>
              <w:numId w:val="1"/>
            </w:numPr>
            <w:spacing w:line="360" w:lineRule="auto"/>
            <w:ind w:leftChars="0" w:left="425" w:hanging="425"/>
            <w:outlineLvl w:val="0"/>
          </w:pPr>
        </w:pPrChange>
      </w:pPr>
      <w:del w:id="10" w:author="장교진" w:date="2022-02-17T15:36:00Z">
        <w:r w:rsidRPr="00A409EB" w:rsidDel="00A409EB">
          <w:rPr>
            <w:rFonts w:hint="eastAsia"/>
            <w:b/>
            <w:bCs/>
            <w:sz w:val="22"/>
            <w:szCs w:val="24"/>
            <w:rPrChange w:id="11" w:author="장교진" w:date="2022-02-17T15:36:00Z">
              <w:rPr>
                <w:rFonts w:hint="eastAsia"/>
              </w:rPr>
            </w:rPrChange>
          </w:rPr>
          <w:delText>ㅠ</w:delText>
        </w:r>
      </w:del>
    </w:p>
    <w:p w14:paraId="3D7917DC" w14:textId="77777777" w:rsidR="00CF5F73" w:rsidRPr="00A409EB" w:rsidRDefault="00CF5F73" w:rsidP="006658FB">
      <w:pPr>
        <w:pStyle w:val="a3"/>
        <w:numPr>
          <w:ilvl w:val="0"/>
          <w:numId w:val="1"/>
        </w:numPr>
        <w:spacing w:line="360" w:lineRule="auto"/>
        <w:ind w:leftChars="0"/>
        <w:outlineLvl w:val="0"/>
        <w:rPr>
          <w:b/>
          <w:bCs/>
          <w:sz w:val="22"/>
          <w:szCs w:val="24"/>
        </w:rPr>
        <w:pPrChange w:id="12" w:author="장교진" w:date="2022-02-17T15:36:00Z">
          <w:pPr>
            <w:spacing w:line="360" w:lineRule="auto"/>
            <w:outlineLvl w:val="0"/>
          </w:pPr>
        </w:pPrChange>
      </w:pPr>
      <w:proofErr w:type="spellStart"/>
      <w:r w:rsidRPr="00A409EB">
        <w:rPr>
          <w:rFonts w:hint="eastAsia"/>
          <w:b/>
          <w:bCs/>
          <w:sz w:val="22"/>
          <w:szCs w:val="24"/>
        </w:rPr>
        <w:t>매트랩</w:t>
      </w:r>
      <w:proofErr w:type="spellEnd"/>
      <w:r w:rsidRPr="00A409EB">
        <w:rPr>
          <w:rFonts w:hint="eastAsia"/>
          <w:b/>
          <w:bCs/>
          <w:sz w:val="22"/>
          <w:szCs w:val="24"/>
        </w:rPr>
        <w:t xml:space="preserve"> 기초</w:t>
      </w:r>
      <w:r w:rsidRPr="00A409EB">
        <w:rPr>
          <w:b/>
          <w:bCs/>
          <w:sz w:val="22"/>
          <w:szCs w:val="24"/>
        </w:rPr>
        <w:t xml:space="preserve"> </w:t>
      </w:r>
    </w:p>
    <w:p w14:paraId="69952D82" w14:textId="77777777" w:rsidR="00CF5F73" w:rsidRPr="00572E27" w:rsidRDefault="00CF5F73" w:rsidP="00CF5F73">
      <w:pPr>
        <w:pStyle w:val="a3"/>
        <w:numPr>
          <w:ilvl w:val="1"/>
          <w:numId w:val="31"/>
        </w:numPr>
        <w:spacing w:line="360" w:lineRule="auto"/>
        <w:ind w:leftChars="0"/>
        <w:outlineLvl w:val="0"/>
        <w:rPr>
          <w:sz w:val="22"/>
          <w:szCs w:val="24"/>
        </w:rPr>
      </w:pPr>
      <w:r>
        <w:rPr>
          <w:rFonts w:hint="eastAsia"/>
          <w:sz w:val="22"/>
          <w:szCs w:val="24"/>
        </w:rPr>
        <w:t>데이터 생성</w:t>
      </w:r>
    </w:p>
    <w:p w14:paraId="1AFFC539" w14:textId="77777777" w:rsidR="00CF5F73" w:rsidRDefault="00CF5F73" w:rsidP="00CF5F73">
      <w:pPr>
        <w:spacing w:after="0" w:line="360" w:lineRule="auto"/>
        <w:textAlignment w:val="baseline"/>
        <w:rPr>
          <w:rFonts w:eastAsiaTheme="minorHAnsi" w:cs="굴림"/>
          <w:color w:val="000000"/>
          <w:kern w:val="0"/>
          <w:sz w:val="22"/>
        </w:rPr>
      </w:pPr>
      <w:r>
        <w:rPr>
          <w:rFonts w:eastAsiaTheme="minorHAnsi" w:cs="굴림" w:hint="eastAsia"/>
          <w:color w:val="000000"/>
          <w:kern w:val="0"/>
          <w:sz w:val="22"/>
        </w:rPr>
        <w:t xml:space="preserve">매트랩에서 사용하는 데이터는 주로 </w:t>
      </w:r>
      <w:proofErr w:type="spellStart"/>
      <w:r>
        <w:rPr>
          <w:rFonts w:eastAsiaTheme="minorHAnsi" w:cs="굴림" w:hint="eastAsia"/>
          <w:color w:val="000000"/>
          <w:kern w:val="0"/>
          <w:sz w:val="22"/>
        </w:rPr>
        <w:t>매트랩</w:t>
      </w:r>
      <w:proofErr w:type="spellEnd"/>
      <w:r>
        <w:rPr>
          <w:rFonts w:eastAsiaTheme="minorHAnsi" w:cs="굴림" w:hint="eastAsia"/>
          <w:color w:val="000000"/>
          <w:kern w:val="0"/>
          <w:sz w:val="22"/>
        </w:rPr>
        <w:t xml:space="preserve"> 외부 데이터를 이용한다.</w:t>
      </w:r>
      <w:r>
        <w:rPr>
          <w:rFonts w:eastAsiaTheme="minorHAnsi" w:cs="굴림"/>
          <w:color w:val="000000"/>
          <w:kern w:val="0"/>
          <w:sz w:val="22"/>
        </w:rPr>
        <w:t xml:space="preserve"> </w:t>
      </w:r>
      <w:r>
        <w:rPr>
          <w:rFonts w:eastAsiaTheme="minorHAnsi" w:cs="굴림" w:hint="eastAsia"/>
          <w:color w:val="000000"/>
          <w:kern w:val="0"/>
          <w:sz w:val="22"/>
        </w:rPr>
        <w:t>외부 데이터를 필요한 수식에 적용하기 위해서는 필요한 데이터만을 불러와 원하는 형태로 변수를 지정해 배열하는 것이 중요하다.</w:t>
      </w:r>
    </w:p>
    <w:p w14:paraId="613DCBE2" w14:textId="6D034B17" w:rsidR="00CF5F73" w:rsidRPr="00904124" w:rsidRDefault="00CF5F73" w:rsidP="00CF5F73">
      <w:pPr>
        <w:spacing w:line="360" w:lineRule="auto"/>
        <w:outlineLvl w:val="0"/>
        <w:rPr>
          <w:b/>
          <w:bCs/>
          <w:sz w:val="22"/>
          <w:szCs w:val="24"/>
        </w:rPr>
      </w:pPr>
      <w:r w:rsidRPr="00572E27">
        <w:rPr>
          <w:b/>
          <w:bCs/>
          <w:sz w:val="22"/>
          <w:szCs w:val="24"/>
        </w:rPr>
        <w:t>Q</w:t>
      </w:r>
      <w:ins w:id="13" w:author="장교진" w:date="2022-02-17T15:37:00Z">
        <w:r w:rsidR="00D37C36">
          <w:rPr>
            <w:b/>
            <w:bCs/>
            <w:sz w:val="22"/>
            <w:szCs w:val="24"/>
          </w:rPr>
          <w:t>1</w:t>
        </w:r>
      </w:ins>
      <w:r w:rsidRPr="00572E27">
        <w:rPr>
          <w:b/>
          <w:bCs/>
          <w:sz w:val="22"/>
          <w:szCs w:val="24"/>
        </w:rPr>
        <w:t xml:space="preserve">. </w:t>
      </w:r>
      <w:r>
        <w:rPr>
          <w:rFonts w:hint="eastAsia"/>
          <w:b/>
          <w:bCs/>
          <w:sz w:val="22"/>
          <w:szCs w:val="24"/>
        </w:rPr>
        <w:t>엑셀 파일</w:t>
      </w:r>
      <w:r>
        <w:rPr>
          <w:b/>
          <w:bCs/>
          <w:sz w:val="22"/>
          <w:szCs w:val="24"/>
        </w:rPr>
        <w:t>(</w:t>
      </w:r>
      <w:r>
        <w:rPr>
          <w:rFonts w:hint="eastAsia"/>
          <w:b/>
          <w:bCs/>
          <w:sz w:val="22"/>
          <w:szCs w:val="24"/>
        </w:rPr>
        <w:t>E</w:t>
      </w:r>
      <w:r>
        <w:rPr>
          <w:b/>
          <w:bCs/>
          <w:sz w:val="22"/>
          <w:szCs w:val="24"/>
        </w:rPr>
        <w:t>x_data.xlsx)</w:t>
      </w:r>
      <w:r>
        <w:rPr>
          <w:rFonts w:hint="eastAsia"/>
          <w:b/>
          <w:bCs/>
          <w:sz w:val="22"/>
          <w:szCs w:val="24"/>
        </w:rPr>
        <w:t xml:space="preserve">에서 데이터를 불러와 입력 데이터 행렬인 </w:t>
      </w:r>
      <w:r>
        <w:rPr>
          <w:b/>
          <w:bCs/>
          <w:sz w:val="22"/>
          <w:szCs w:val="24"/>
        </w:rPr>
        <w:t>X</w:t>
      </w:r>
      <w:r>
        <w:rPr>
          <w:rFonts w:hint="eastAsia"/>
          <w:b/>
          <w:bCs/>
          <w:sz w:val="22"/>
          <w:szCs w:val="24"/>
        </w:rPr>
        <w:t>와 출력(응답)</w:t>
      </w:r>
      <w:r>
        <w:rPr>
          <w:b/>
          <w:bCs/>
          <w:sz w:val="22"/>
          <w:szCs w:val="24"/>
        </w:rPr>
        <w:t xml:space="preserve"> </w:t>
      </w:r>
      <w:r>
        <w:rPr>
          <w:rFonts w:hint="eastAsia"/>
          <w:b/>
          <w:bCs/>
          <w:sz w:val="22"/>
          <w:szCs w:val="24"/>
        </w:rPr>
        <w:t xml:space="preserve">데이터 벡터인 </w:t>
      </w:r>
      <w:r>
        <w:rPr>
          <w:b/>
          <w:bCs/>
          <w:sz w:val="22"/>
          <w:szCs w:val="24"/>
        </w:rPr>
        <w:t>y</w:t>
      </w:r>
      <w:r>
        <w:rPr>
          <w:rFonts w:hint="eastAsia"/>
          <w:b/>
          <w:bCs/>
          <w:sz w:val="22"/>
          <w:szCs w:val="24"/>
        </w:rPr>
        <w:t>를 생성하여라.</w:t>
      </w:r>
      <w:r>
        <w:rPr>
          <w:b/>
          <w:bCs/>
          <w:sz w:val="22"/>
          <w:szCs w:val="24"/>
        </w:rPr>
        <w:t xml:space="preserve"> </w:t>
      </w:r>
      <w:r>
        <w:rPr>
          <w:rFonts w:hint="eastAsia"/>
          <w:b/>
          <w:bCs/>
          <w:sz w:val="22"/>
          <w:szCs w:val="24"/>
        </w:rPr>
        <w:t>이때</w:t>
      </w:r>
      <w:r>
        <w:rPr>
          <w:b/>
          <w:bCs/>
          <w:sz w:val="22"/>
          <w:szCs w:val="24"/>
        </w:rPr>
        <w:t xml:space="preserve">, </w:t>
      </w:r>
      <w:r>
        <w:rPr>
          <w:rFonts w:hint="eastAsia"/>
          <w:b/>
          <w:bCs/>
          <w:sz w:val="22"/>
          <w:szCs w:val="24"/>
        </w:rPr>
        <w:t>X는 엑셀 파일의 무게(W</w:t>
      </w:r>
      <w:r>
        <w:rPr>
          <w:b/>
          <w:bCs/>
          <w:sz w:val="22"/>
          <w:szCs w:val="24"/>
        </w:rPr>
        <w:t xml:space="preserve">eight), </w:t>
      </w:r>
      <w:r>
        <w:rPr>
          <w:rFonts w:hint="eastAsia"/>
          <w:b/>
          <w:bCs/>
          <w:sz w:val="22"/>
          <w:szCs w:val="24"/>
        </w:rPr>
        <w:t>마력(</w:t>
      </w:r>
      <w:r>
        <w:rPr>
          <w:b/>
          <w:bCs/>
          <w:sz w:val="22"/>
          <w:szCs w:val="24"/>
        </w:rPr>
        <w:t xml:space="preserve">Horsepower), </w:t>
      </w:r>
      <w:r>
        <w:rPr>
          <w:rFonts w:hint="eastAsia"/>
          <w:b/>
          <w:bCs/>
          <w:sz w:val="22"/>
          <w:szCs w:val="24"/>
        </w:rPr>
        <w:t>실린더(</w:t>
      </w:r>
      <w:r>
        <w:rPr>
          <w:b/>
          <w:bCs/>
          <w:sz w:val="22"/>
          <w:szCs w:val="24"/>
        </w:rPr>
        <w:t xml:space="preserve">Cylinders), </w:t>
      </w:r>
      <w:r>
        <w:rPr>
          <w:rFonts w:hint="eastAsia"/>
          <w:b/>
          <w:bCs/>
          <w:sz w:val="22"/>
          <w:szCs w:val="24"/>
        </w:rPr>
        <w:t>연식(</w:t>
      </w:r>
      <w:proofErr w:type="spellStart"/>
      <w:r>
        <w:rPr>
          <w:b/>
          <w:bCs/>
          <w:sz w:val="22"/>
          <w:szCs w:val="24"/>
        </w:rPr>
        <w:t>Model_Year</w:t>
      </w:r>
      <w:proofErr w:type="spellEnd"/>
      <w:r>
        <w:rPr>
          <w:b/>
          <w:bCs/>
          <w:sz w:val="22"/>
          <w:szCs w:val="24"/>
        </w:rPr>
        <w:t>)</w:t>
      </w:r>
      <w:proofErr w:type="spellStart"/>
      <w:r>
        <w:rPr>
          <w:rFonts w:hint="eastAsia"/>
          <w:b/>
          <w:bCs/>
          <w:sz w:val="22"/>
          <w:szCs w:val="24"/>
        </w:rPr>
        <w:t>으로</w:t>
      </w:r>
      <w:proofErr w:type="spellEnd"/>
      <w:r>
        <w:rPr>
          <w:rFonts w:hint="eastAsia"/>
          <w:b/>
          <w:bCs/>
          <w:sz w:val="22"/>
          <w:szCs w:val="24"/>
        </w:rPr>
        <w:t xml:space="preserve"> 구성되어 있으며,</w:t>
      </w:r>
      <w:r>
        <w:rPr>
          <w:b/>
          <w:bCs/>
          <w:sz w:val="22"/>
          <w:szCs w:val="24"/>
        </w:rPr>
        <w:t xml:space="preserve"> </w:t>
      </w:r>
      <w:r>
        <w:rPr>
          <w:rFonts w:hint="eastAsia"/>
          <w:b/>
          <w:bCs/>
          <w:sz w:val="22"/>
          <w:szCs w:val="24"/>
        </w:rPr>
        <w:t>y는 마일리지(</w:t>
      </w:r>
      <w:r>
        <w:rPr>
          <w:b/>
          <w:bCs/>
          <w:sz w:val="22"/>
          <w:szCs w:val="24"/>
        </w:rPr>
        <w:t>MPG)</w:t>
      </w:r>
      <w:r>
        <w:rPr>
          <w:rFonts w:hint="eastAsia"/>
          <w:b/>
          <w:bCs/>
          <w:sz w:val="22"/>
          <w:szCs w:val="24"/>
        </w:rPr>
        <w:t>로 구성되어 있다.</w:t>
      </w:r>
    </w:p>
    <w:p w14:paraId="1AC39570" w14:textId="77777777" w:rsidR="00CF5F73" w:rsidRDefault="00CF5F73" w:rsidP="00CF5F73">
      <w:pPr>
        <w:spacing w:line="360" w:lineRule="auto"/>
        <w:jc w:val="center"/>
        <w:outlineLvl w:val="0"/>
        <w:rPr>
          <w:b/>
          <w:bCs/>
          <w:sz w:val="22"/>
          <w:szCs w:val="24"/>
        </w:rPr>
      </w:pPr>
      <w:r>
        <w:rPr>
          <w:b/>
          <w:bCs/>
          <w:noProof/>
          <w:sz w:val="22"/>
          <w:szCs w:val="24"/>
        </w:rPr>
        <w:drawing>
          <wp:inline distT="0" distB="0" distL="0" distR="0" wp14:anchorId="715ED0FB" wp14:editId="5D841735">
            <wp:extent cx="3848100" cy="1591287"/>
            <wp:effectExtent l="0" t="0" r="0" b="9525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836" cy="1593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8B896" w14:textId="77777777" w:rsidR="00CF5F73" w:rsidRPr="009F551C" w:rsidRDefault="00CF5F73" w:rsidP="00CF5F73">
      <w:pPr>
        <w:jc w:val="center"/>
      </w:pPr>
      <w:r>
        <w:rPr>
          <w:rFonts w:hint="eastAsia"/>
        </w:rPr>
        <w:t>그림</w:t>
      </w:r>
      <w:r>
        <w:t xml:space="preserve"> 1. </w:t>
      </w:r>
      <w:r>
        <w:rPr>
          <w:rFonts w:hint="eastAsia"/>
        </w:rPr>
        <w:t>데이터 생성 및 변수 지정 풀이</w:t>
      </w:r>
    </w:p>
    <w:p w14:paraId="6CDE3698" w14:textId="77777777" w:rsidR="00CF5F73" w:rsidRDefault="00CF5F73" w:rsidP="00CF5F73">
      <w:pPr>
        <w:spacing w:after="0" w:line="360" w:lineRule="auto"/>
        <w:textAlignment w:val="baseline"/>
        <w:rPr>
          <w:rFonts w:eastAsiaTheme="minorHAnsi" w:cs="굴림"/>
          <w:color w:val="000000"/>
          <w:kern w:val="0"/>
          <w:sz w:val="22"/>
        </w:rPr>
      </w:pPr>
      <w:r>
        <w:rPr>
          <w:rFonts w:eastAsiaTheme="minorHAnsi" w:cs="굴림" w:hint="eastAsia"/>
          <w:color w:val="000000"/>
          <w:kern w:val="0"/>
          <w:sz w:val="22"/>
        </w:rPr>
        <w:t xml:space="preserve">데이터는 </w:t>
      </w:r>
      <w:r>
        <w:rPr>
          <w:rFonts w:eastAsiaTheme="minorHAnsi" w:cs="굴림"/>
          <w:color w:val="000000"/>
          <w:kern w:val="0"/>
          <w:sz w:val="22"/>
        </w:rPr>
        <w:t>‘</w:t>
      </w:r>
      <w:proofErr w:type="spellStart"/>
      <w:r>
        <w:rPr>
          <w:rFonts w:eastAsiaTheme="minorHAnsi" w:cs="굴림"/>
          <w:color w:val="000000"/>
          <w:kern w:val="0"/>
          <w:sz w:val="22"/>
        </w:rPr>
        <w:t>readtable</w:t>
      </w:r>
      <w:proofErr w:type="spellEnd"/>
      <w:r>
        <w:rPr>
          <w:rFonts w:eastAsiaTheme="minorHAnsi" w:cs="굴림"/>
          <w:color w:val="000000"/>
          <w:kern w:val="0"/>
          <w:sz w:val="22"/>
        </w:rPr>
        <w:t xml:space="preserve">’ </w:t>
      </w:r>
      <w:r>
        <w:rPr>
          <w:rFonts w:eastAsiaTheme="minorHAnsi" w:cs="굴림" w:hint="eastAsia"/>
          <w:color w:val="000000"/>
          <w:kern w:val="0"/>
          <w:sz w:val="22"/>
        </w:rPr>
        <w:t>함수를 통해 불러올 수 있으며,</w:t>
      </w:r>
      <w:r>
        <w:rPr>
          <w:rFonts w:eastAsiaTheme="minorHAnsi" w:cs="굴림"/>
          <w:color w:val="000000"/>
          <w:kern w:val="0"/>
          <w:sz w:val="22"/>
        </w:rPr>
        <w:t xml:space="preserve"> </w:t>
      </w:r>
      <w:r>
        <w:rPr>
          <w:rFonts w:eastAsiaTheme="minorHAnsi" w:cs="굴림" w:hint="eastAsia"/>
          <w:color w:val="000000"/>
          <w:kern w:val="0"/>
          <w:sz w:val="22"/>
        </w:rPr>
        <w:t xml:space="preserve">전체 </w:t>
      </w:r>
      <w:proofErr w:type="gramStart"/>
      <w:r>
        <w:rPr>
          <w:rFonts w:eastAsiaTheme="minorHAnsi" w:cs="굴림" w:hint="eastAsia"/>
          <w:color w:val="000000"/>
          <w:kern w:val="0"/>
          <w:sz w:val="22"/>
        </w:rPr>
        <w:t>데이터 뿐만</w:t>
      </w:r>
      <w:proofErr w:type="gramEnd"/>
      <w:r>
        <w:rPr>
          <w:rFonts w:eastAsiaTheme="minorHAnsi" w:cs="굴림" w:hint="eastAsia"/>
          <w:color w:val="000000"/>
          <w:kern w:val="0"/>
          <w:sz w:val="22"/>
        </w:rPr>
        <w:t xml:space="preserve"> 아니라 범위 설정을 통해 필요한 데이터만 불러올 수 있다.</w:t>
      </w:r>
      <w:r>
        <w:rPr>
          <w:rFonts w:eastAsiaTheme="minorHAnsi" w:cs="굴림"/>
          <w:color w:val="000000"/>
          <w:kern w:val="0"/>
          <w:sz w:val="22"/>
        </w:rPr>
        <w:t xml:space="preserve"> </w:t>
      </w:r>
      <w:r>
        <w:rPr>
          <w:rFonts w:eastAsiaTheme="minorHAnsi" w:cs="굴림" w:hint="eastAsia"/>
          <w:color w:val="000000"/>
          <w:kern w:val="0"/>
          <w:sz w:val="22"/>
        </w:rPr>
        <w:t xml:space="preserve">불러온 데이터로 변수를 지정하는 기본적인 </w:t>
      </w:r>
      <w:r>
        <w:rPr>
          <w:rFonts w:eastAsiaTheme="minorHAnsi" w:cs="굴림" w:hint="eastAsia"/>
          <w:color w:val="000000"/>
          <w:kern w:val="0"/>
          <w:sz w:val="22"/>
        </w:rPr>
        <w:lastRenderedPageBreak/>
        <w:t xml:space="preserve">방법은 그림 </w:t>
      </w:r>
      <w:r>
        <w:rPr>
          <w:rFonts w:eastAsiaTheme="minorHAnsi" w:cs="굴림"/>
          <w:color w:val="000000"/>
          <w:kern w:val="0"/>
          <w:sz w:val="22"/>
        </w:rPr>
        <w:t>1</w:t>
      </w:r>
      <w:r>
        <w:rPr>
          <w:rFonts w:eastAsiaTheme="minorHAnsi" w:cs="굴림" w:hint="eastAsia"/>
          <w:color w:val="000000"/>
          <w:kern w:val="0"/>
          <w:sz w:val="22"/>
        </w:rPr>
        <w:t xml:space="preserve">과 같이 </w:t>
      </w:r>
      <w:r>
        <w:rPr>
          <w:rFonts w:eastAsiaTheme="minorHAnsi" w:cs="굴림"/>
          <w:color w:val="000000"/>
          <w:kern w:val="0"/>
          <w:sz w:val="22"/>
        </w:rPr>
        <w:t>2</w:t>
      </w:r>
      <w:r>
        <w:rPr>
          <w:rFonts w:eastAsiaTheme="minorHAnsi" w:cs="굴림" w:hint="eastAsia"/>
          <w:color w:val="000000"/>
          <w:kern w:val="0"/>
          <w:sz w:val="22"/>
        </w:rPr>
        <w:t>개의 방법이 있다.</w:t>
      </w:r>
      <w:r>
        <w:rPr>
          <w:rFonts w:eastAsiaTheme="minorHAnsi" w:cs="굴림"/>
          <w:color w:val="000000"/>
          <w:kern w:val="0"/>
          <w:sz w:val="22"/>
        </w:rPr>
        <w:t xml:space="preserve"> </w:t>
      </w:r>
      <w:r>
        <w:rPr>
          <w:rFonts w:eastAsiaTheme="minorHAnsi" w:cs="굴림" w:hint="eastAsia"/>
          <w:color w:val="000000"/>
          <w:kern w:val="0"/>
          <w:sz w:val="22"/>
        </w:rPr>
        <w:t xml:space="preserve">방법 </w:t>
      </w:r>
      <w:r>
        <w:rPr>
          <w:rFonts w:eastAsiaTheme="minorHAnsi" w:cs="굴림"/>
          <w:color w:val="000000"/>
          <w:kern w:val="0"/>
          <w:sz w:val="22"/>
        </w:rPr>
        <w:t>1</w:t>
      </w:r>
      <w:r>
        <w:rPr>
          <w:rFonts w:eastAsiaTheme="minorHAnsi" w:cs="굴림" w:hint="eastAsia"/>
          <w:color w:val="000000"/>
          <w:kern w:val="0"/>
          <w:sz w:val="22"/>
        </w:rPr>
        <w:t>은 엑셀 데이터의 열 번호를 입력해 변수를 지정하는 방법이고,</w:t>
      </w:r>
      <w:r>
        <w:rPr>
          <w:rFonts w:eastAsiaTheme="minorHAnsi" w:cs="굴림"/>
          <w:color w:val="000000"/>
          <w:kern w:val="0"/>
          <w:sz w:val="22"/>
        </w:rPr>
        <w:t xml:space="preserve"> </w:t>
      </w:r>
      <w:r>
        <w:rPr>
          <w:rFonts w:eastAsiaTheme="minorHAnsi" w:cs="굴림" w:hint="eastAsia"/>
          <w:color w:val="000000"/>
          <w:kern w:val="0"/>
          <w:sz w:val="22"/>
        </w:rPr>
        <w:t xml:space="preserve">방법 </w:t>
      </w:r>
      <w:r>
        <w:rPr>
          <w:rFonts w:eastAsiaTheme="minorHAnsi" w:cs="굴림"/>
          <w:color w:val="000000"/>
          <w:kern w:val="0"/>
          <w:sz w:val="22"/>
        </w:rPr>
        <w:t>2</w:t>
      </w:r>
      <w:r>
        <w:rPr>
          <w:rFonts w:eastAsiaTheme="minorHAnsi" w:cs="굴림" w:hint="eastAsia"/>
          <w:color w:val="000000"/>
          <w:kern w:val="0"/>
          <w:sz w:val="22"/>
        </w:rPr>
        <w:t>는 열의 이름을 통해 값을 불러오는 방법이다.</w:t>
      </w:r>
    </w:p>
    <w:p w14:paraId="23E158D6" w14:textId="77777777" w:rsidR="00CF5F73" w:rsidRDefault="00CF5F73" w:rsidP="00CF5F73">
      <w:pPr>
        <w:spacing w:after="0" w:line="360" w:lineRule="auto"/>
        <w:textAlignment w:val="baseline"/>
        <w:rPr>
          <w:sz w:val="22"/>
          <w:szCs w:val="24"/>
        </w:rPr>
      </w:pPr>
      <w:r>
        <w:rPr>
          <w:sz w:val="22"/>
          <w:szCs w:val="24"/>
        </w:rPr>
        <w:t xml:space="preserve"> </w:t>
      </w:r>
    </w:p>
    <w:p w14:paraId="1719C7B6" w14:textId="77777777" w:rsidR="00CF5F73" w:rsidRPr="00572E27" w:rsidRDefault="00CF5F73" w:rsidP="00CF5F73">
      <w:pPr>
        <w:pStyle w:val="a3"/>
        <w:numPr>
          <w:ilvl w:val="1"/>
          <w:numId w:val="31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선형회귀 모델의 생성</w:t>
      </w:r>
    </w:p>
    <w:p w14:paraId="530F4CE9" w14:textId="77777777" w:rsidR="00CF5F73" w:rsidRDefault="00CF5F73" w:rsidP="00CF5F73">
      <w:pPr>
        <w:spacing w:line="360" w:lineRule="auto"/>
        <w:outlineLvl w:val="0"/>
        <w:rPr>
          <w:sz w:val="22"/>
          <w:szCs w:val="24"/>
        </w:rPr>
      </w:pPr>
      <w:r>
        <w:rPr>
          <w:rFonts w:hint="eastAsia"/>
          <w:sz w:val="22"/>
          <w:szCs w:val="24"/>
        </w:rPr>
        <w:t>회귀 분석은 둘 이상의 변수들 사이의 관계를 나타내는 분석 방법으로,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이를 통해 새로운 </w:t>
      </w:r>
      <w:r>
        <w:rPr>
          <w:sz w:val="22"/>
          <w:szCs w:val="24"/>
        </w:rPr>
        <w:t>1</w:t>
      </w:r>
      <w:r>
        <w:rPr>
          <w:rFonts w:hint="eastAsia"/>
          <w:sz w:val="22"/>
          <w:szCs w:val="24"/>
        </w:rPr>
        <w:t>개의 변수를 통해 관련된 다른 변수의 값을 예측할 수 있다.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회귀 분석에는 선형 모델,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S</w:t>
      </w:r>
      <w:r>
        <w:rPr>
          <w:sz w:val="22"/>
          <w:szCs w:val="24"/>
        </w:rPr>
        <w:t xml:space="preserve">VM(support vector machine) </w:t>
      </w:r>
      <w:r>
        <w:rPr>
          <w:rFonts w:hint="eastAsia"/>
          <w:sz w:val="22"/>
          <w:szCs w:val="24"/>
        </w:rPr>
        <w:t>등 다양한 모델이 적용될 수 있다.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아래의 예제를 통해 회귀 분석 모델 중 가장 기초적인 선형회귀 모델을 생성하고자 한다.</w:t>
      </w:r>
    </w:p>
    <w:p w14:paraId="0D065E8A" w14:textId="68C602FA" w:rsidR="00CF5F73" w:rsidRPr="00904124" w:rsidRDefault="00CF5F73" w:rsidP="00CF5F73">
      <w:pPr>
        <w:spacing w:line="360" w:lineRule="auto"/>
        <w:outlineLvl w:val="0"/>
        <w:rPr>
          <w:b/>
          <w:bCs/>
          <w:sz w:val="22"/>
          <w:szCs w:val="24"/>
        </w:rPr>
      </w:pPr>
      <w:r w:rsidRPr="00572E27">
        <w:rPr>
          <w:b/>
          <w:bCs/>
          <w:sz w:val="22"/>
          <w:szCs w:val="24"/>
        </w:rPr>
        <w:t>Q</w:t>
      </w:r>
      <w:ins w:id="14" w:author="장교진" w:date="2022-02-17T15:37:00Z">
        <w:r w:rsidR="00D37C36">
          <w:rPr>
            <w:b/>
            <w:bCs/>
            <w:sz w:val="22"/>
            <w:szCs w:val="24"/>
          </w:rPr>
          <w:t>2</w:t>
        </w:r>
      </w:ins>
      <w:r w:rsidRPr="00572E27">
        <w:rPr>
          <w:b/>
          <w:bCs/>
          <w:sz w:val="22"/>
          <w:szCs w:val="24"/>
        </w:rPr>
        <w:t xml:space="preserve">. </w:t>
      </w:r>
      <w:r>
        <w:rPr>
          <w:rFonts w:hint="eastAsia"/>
          <w:b/>
          <w:bCs/>
          <w:sz w:val="22"/>
          <w:szCs w:val="24"/>
        </w:rPr>
        <w:t>E</w:t>
      </w:r>
      <w:r>
        <w:rPr>
          <w:b/>
          <w:bCs/>
          <w:sz w:val="22"/>
          <w:szCs w:val="24"/>
        </w:rPr>
        <w:t>x_data.xlsx</w:t>
      </w:r>
      <w:r>
        <w:rPr>
          <w:rFonts w:hint="eastAsia"/>
          <w:b/>
          <w:bCs/>
          <w:sz w:val="22"/>
          <w:szCs w:val="24"/>
        </w:rPr>
        <w:t>를 이용해 자동차의 마일리지를 차의 무게와 마력의 함수로 나타내고자 한다.</w:t>
      </w:r>
      <w:r>
        <w:rPr>
          <w:b/>
          <w:bCs/>
          <w:sz w:val="22"/>
          <w:szCs w:val="24"/>
        </w:rPr>
        <w:t xml:space="preserve"> </w:t>
      </w:r>
      <w:r>
        <w:rPr>
          <w:rFonts w:hint="eastAsia"/>
          <w:b/>
          <w:bCs/>
          <w:sz w:val="22"/>
          <w:szCs w:val="24"/>
        </w:rPr>
        <w:t xml:space="preserve">마일리지를 </w:t>
      </w:r>
      <w:r>
        <w:rPr>
          <w:b/>
          <w:bCs/>
          <w:sz w:val="22"/>
          <w:szCs w:val="24"/>
        </w:rPr>
        <w:t xml:space="preserve">y, </w:t>
      </w:r>
      <w:r>
        <w:rPr>
          <w:rFonts w:hint="eastAsia"/>
          <w:b/>
          <w:bCs/>
          <w:sz w:val="22"/>
          <w:szCs w:val="24"/>
        </w:rPr>
        <w:t xml:space="preserve">차의 무게를 </w:t>
      </w:r>
      <w:r>
        <w:rPr>
          <w:b/>
          <w:bCs/>
          <w:sz w:val="22"/>
          <w:szCs w:val="24"/>
        </w:rPr>
        <w:t xml:space="preserve">x1, </w:t>
      </w:r>
      <w:r>
        <w:rPr>
          <w:rFonts w:hint="eastAsia"/>
          <w:b/>
          <w:bCs/>
          <w:sz w:val="22"/>
          <w:szCs w:val="24"/>
        </w:rPr>
        <w:t xml:space="preserve">마력을 </w:t>
      </w:r>
      <w:r>
        <w:rPr>
          <w:b/>
          <w:bCs/>
          <w:sz w:val="22"/>
          <w:szCs w:val="24"/>
        </w:rPr>
        <w:t>x2</w:t>
      </w:r>
      <w:r>
        <w:rPr>
          <w:rFonts w:hint="eastAsia"/>
          <w:b/>
          <w:bCs/>
          <w:sz w:val="22"/>
          <w:szCs w:val="24"/>
        </w:rPr>
        <w:t xml:space="preserve">라고 할 때, 선형모델 객체를 생성하는 내장함수인 </w:t>
      </w:r>
      <w:r>
        <w:rPr>
          <w:b/>
          <w:bCs/>
          <w:sz w:val="22"/>
          <w:szCs w:val="24"/>
        </w:rPr>
        <w:t>‘</w:t>
      </w:r>
      <w:proofErr w:type="spellStart"/>
      <w:r>
        <w:rPr>
          <w:b/>
          <w:bCs/>
          <w:sz w:val="22"/>
          <w:szCs w:val="24"/>
        </w:rPr>
        <w:t>fitlm</w:t>
      </w:r>
      <w:proofErr w:type="spellEnd"/>
      <w:r>
        <w:rPr>
          <w:b/>
          <w:bCs/>
          <w:sz w:val="22"/>
          <w:szCs w:val="24"/>
        </w:rPr>
        <w:t>’</w:t>
      </w:r>
      <w:r>
        <w:rPr>
          <w:rFonts w:hint="eastAsia"/>
          <w:b/>
          <w:bCs/>
          <w:sz w:val="22"/>
          <w:szCs w:val="24"/>
        </w:rPr>
        <w:t>을 이용하여 선형 회귀 모델을 생성하여라.</w:t>
      </w:r>
    </w:p>
    <w:p w14:paraId="48658A15" w14:textId="77777777" w:rsidR="00CF5F73" w:rsidRDefault="00CF5F73" w:rsidP="00CF5F73">
      <w:pPr>
        <w:spacing w:line="360" w:lineRule="auto"/>
        <w:jc w:val="center"/>
        <w:outlineLvl w:val="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2F7B26FE" wp14:editId="2293B6D7">
            <wp:extent cx="3822700" cy="567267"/>
            <wp:effectExtent l="0" t="0" r="6350" b="4445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865" cy="571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F1913" w14:textId="77777777" w:rsidR="00CF5F73" w:rsidRPr="0022767E" w:rsidRDefault="00CF5F73" w:rsidP="00CF5F73">
      <w:pPr>
        <w:jc w:val="center"/>
      </w:pPr>
      <w:r>
        <w:rPr>
          <w:rFonts w:hint="eastAsia"/>
        </w:rPr>
        <w:t>그림</w:t>
      </w:r>
      <w:r>
        <w:t xml:space="preserve"> 2. </w:t>
      </w:r>
      <w:r>
        <w:rPr>
          <w:rFonts w:hint="eastAsia"/>
        </w:rPr>
        <w:t>선형모델 생성 코드</w:t>
      </w:r>
    </w:p>
    <w:p w14:paraId="1321D8C1" w14:textId="77777777" w:rsidR="00CF5F73" w:rsidRDefault="00CF5F73" w:rsidP="00CF5F73">
      <w:pPr>
        <w:spacing w:line="360" w:lineRule="auto"/>
        <w:outlineLvl w:val="0"/>
        <w:rPr>
          <w:sz w:val="22"/>
          <w:szCs w:val="24"/>
        </w:rPr>
      </w:pPr>
      <w:r>
        <w:rPr>
          <w:rFonts w:hint="eastAsia"/>
          <w:sz w:val="22"/>
          <w:szCs w:val="24"/>
        </w:rPr>
        <w:t>그림 1과 동일한 방법으로 데이터를 불러온 후,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그림 </w:t>
      </w:r>
      <w:r>
        <w:rPr>
          <w:sz w:val="22"/>
          <w:szCs w:val="24"/>
        </w:rPr>
        <w:t>2</w:t>
      </w:r>
      <w:r>
        <w:rPr>
          <w:rFonts w:hint="eastAsia"/>
          <w:sz w:val="22"/>
          <w:szCs w:val="24"/>
        </w:rPr>
        <w:t>와 같은 방법으로 성형모델을 생성한다.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이때,</w:t>
      </w:r>
      <w:r>
        <w:rPr>
          <w:sz w:val="22"/>
          <w:szCs w:val="24"/>
        </w:rPr>
        <w:t xml:space="preserve"> X</w:t>
      </w:r>
      <w:r>
        <w:rPr>
          <w:rFonts w:hint="eastAsia"/>
          <w:sz w:val="22"/>
          <w:szCs w:val="24"/>
        </w:rPr>
        <w:t xml:space="preserve">에 입력한 순서대로 </w:t>
      </w:r>
      <w:r>
        <w:rPr>
          <w:sz w:val="22"/>
          <w:szCs w:val="24"/>
        </w:rPr>
        <w:t>x1</w:t>
      </w:r>
      <w:r>
        <w:rPr>
          <w:rFonts w:hint="eastAsia"/>
          <w:sz w:val="22"/>
          <w:szCs w:val="24"/>
        </w:rPr>
        <w:t xml:space="preserve">과 </w:t>
      </w:r>
      <w:r>
        <w:rPr>
          <w:sz w:val="22"/>
          <w:szCs w:val="24"/>
        </w:rPr>
        <w:t>x2</w:t>
      </w:r>
      <w:r>
        <w:rPr>
          <w:rFonts w:hint="eastAsia"/>
          <w:sz w:val="22"/>
          <w:szCs w:val="24"/>
        </w:rPr>
        <w:t>가 설정된다.</w:t>
      </w:r>
    </w:p>
    <w:p w14:paraId="1485187E" w14:textId="77777777" w:rsidR="00CF5F73" w:rsidRDefault="00CF5F73" w:rsidP="00CF5F73">
      <w:pPr>
        <w:spacing w:line="360" w:lineRule="auto"/>
        <w:jc w:val="center"/>
        <w:outlineLvl w:val="0"/>
        <w:rPr>
          <w:sz w:val="22"/>
          <w:szCs w:val="24"/>
        </w:rPr>
      </w:pPr>
      <w:r w:rsidRPr="0022767E">
        <w:rPr>
          <w:noProof/>
          <w:sz w:val="22"/>
          <w:szCs w:val="24"/>
        </w:rPr>
        <w:drawing>
          <wp:inline distT="0" distB="0" distL="0" distR="0" wp14:anchorId="17DA2469" wp14:editId="26B37C81">
            <wp:extent cx="3039774" cy="2523490"/>
            <wp:effectExtent l="0" t="0" r="8255" b="0"/>
            <wp:docPr id="19" name="그림 1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테이블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53625" cy="253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94BFA" w14:textId="77777777" w:rsidR="00CF5F73" w:rsidRPr="0022767E" w:rsidRDefault="00CF5F73" w:rsidP="00CF5F73">
      <w:pPr>
        <w:jc w:val="center"/>
      </w:pPr>
      <w:r>
        <w:rPr>
          <w:rFonts w:hint="eastAsia"/>
        </w:rPr>
        <w:lastRenderedPageBreak/>
        <w:t>그림</w:t>
      </w:r>
      <w:r>
        <w:t xml:space="preserve"> 3. </w:t>
      </w:r>
      <w:r>
        <w:rPr>
          <w:rFonts w:hint="eastAsia"/>
        </w:rPr>
        <w:t>선형모델 생성 결과</w:t>
      </w:r>
    </w:p>
    <w:p w14:paraId="6CB4841E" w14:textId="77777777" w:rsidR="00CF5F73" w:rsidRDefault="00CF5F73" w:rsidP="00CF5F73">
      <w:pPr>
        <w:spacing w:line="360" w:lineRule="auto"/>
        <w:outlineLvl w:val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그림 </w:t>
      </w:r>
      <w:r>
        <w:rPr>
          <w:sz w:val="22"/>
          <w:szCs w:val="24"/>
        </w:rPr>
        <w:t>2</w:t>
      </w:r>
      <w:r>
        <w:rPr>
          <w:rFonts w:hint="eastAsia"/>
          <w:sz w:val="22"/>
          <w:szCs w:val="24"/>
        </w:rPr>
        <w:t>에서 만든 코드를 실행시키면 그림</w:t>
      </w:r>
      <w:r>
        <w:rPr>
          <w:sz w:val="22"/>
          <w:szCs w:val="24"/>
        </w:rPr>
        <w:t xml:space="preserve"> 3</w:t>
      </w:r>
      <w:r>
        <w:rPr>
          <w:rFonts w:hint="eastAsia"/>
          <w:sz w:val="22"/>
          <w:szCs w:val="24"/>
        </w:rPr>
        <w:t>과 같은 결과가 생성된다.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생성된 성형 회귀 모델은 </w:t>
      </w:r>
      <w:r>
        <w:rPr>
          <w:sz w:val="22"/>
          <w:szCs w:val="24"/>
        </w:rPr>
        <w:t>‘y = 47.769-0.0065651*x1–0.042018*x2’</w:t>
      </w:r>
      <w:r>
        <w:rPr>
          <w:rFonts w:hint="eastAsia"/>
          <w:sz w:val="22"/>
          <w:szCs w:val="24"/>
        </w:rPr>
        <w:t>이다.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이때 각 변수에서 </w:t>
      </w:r>
      <w:proofErr w:type="spellStart"/>
      <w:r>
        <w:rPr>
          <w:sz w:val="22"/>
          <w:szCs w:val="24"/>
        </w:rPr>
        <w:t>pValue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값이 작은 경우는 그 변수가 출력변수에 큰 영향을 미치지 않는다는 것을 의미한다.</w:t>
      </w:r>
    </w:p>
    <w:p w14:paraId="643D6BFB" w14:textId="368CE07E" w:rsidR="00CF5F73" w:rsidRPr="00904124" w:rsidRDefault="00CF5F73" w:rsidP="00CF5F73">
      <w:pPr>
        <w:spacing w:line="360" w:lineRule="auto"/>
        <w:outlineLvl w:val="0"/>
        <w:rPr>
          <w:b/>
          <w:bCs/>
          <w:sz w:val="22"/>
          <w:szCs w:val="24"/>
        </w:rPr>
      </w:pPr>
      <w:r w:rsidRPr="00572E27">
        <w:rPr>
          <w:b/>
          <w:bCs/>
          <w:sz w:val="22"/>
          <w:szCs w:val="24"/>
        </w:rPr>
        <w:t>Q</w:t>
      </w:r>
      <w:ins w:id="15" w:author="장교진" w:date="2022-02-17T15:37:00Z">
        <w:r w:rsidR="00D37C36">
          <w:rPr>
            <w:b/>
            <w:bCs/>
            <w:sz w:val="22"/>
            <w:szCs w:val="24"/>
          </w:rPr>
          <w:t>3</w:t>
        </w:r>
      </w:ins>
      <w:r w:rsidRPr="00572E27">
        <w:rPr>
          <w:b/>
          <w:bCs/>
          <w:sz w:val="22"/>
          <w:szCs w:val="24"/>
        </w:rPr>
        <w:t xml:space="preserve">. </w:t>
      </w:r>
      <w:r>
        <w:rPr>
          <w:rFonts w:hint="eastAsia"/>
          <w:b/>
          <w:bCs/>
          <w:sz w:val="22"/>
          <w:szCs w:val="24"/>
        </w:rPr>
        <w:t>위에서 얻어진 선형모델로부터 얻어지는 마일리지 값과 데이터로 주어진 마일리지 값을 서로 비교하여라.</w:t>
      </w:r>
    </w:p>
    <w:p w14:paraId="23646A68" w14:textId="77777777" w:rsidR="00CF5F73" w:rsidRDefault="00CF5F73" w:rsidP="00CF5F73">
      <w:pPr>
        <w:spacing w:line="360" w:lineRule="auto"/>
        <w:outlineLvl w:val="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4EBC28B8" wp14:editId="2372FC1A">
            <wp:extent cx="5727700" cy="2279650"/>
            <wp:effectExtent l="0" t="0" r="6350" b="635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2D2AC" w14:textId="77777777" w:rsidR="00CF5F73" w:rsidRPr="0022767E" w:rsidRDefault="00CF5F73" w:rsidP="00CF5F73">
      <w:pPr>
        <w:jc w:val="center"/>
      </w:pPr>
      <w:r>
        <w:rPr>
          <w:rFonts w:hint="eastAsia"/>
        </w:rPr>
        <w:t>그림</w:t>
      </w:r>
      <w:r>
        <w:t xml:space="preserve"> 4. </w:t>
      </w:r>
      <w:r>
        <w:rPr>
          <w:rFonts w:hint="eastAsia"/>
        </w:rPr>
        <w:t>마일리지 값 비교 그래프 생성 코드</w:t>
      </w:r>
    </w:p>
    <w:p w14:paraId="2A6907D9" w14:textId="77777777" w:rsidR="00CF5F73" w:rsidRDefault="00CF5F73" w:rsidP="00CF5F73">
      <w:pPr>
        <w:spacing w:line="360" w:lineRule="auto"/>
        <w:outlineLvl w:val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그림 </w:t>
      </w:r>
      <w:r>
        <w:rPr>
          <w:sz w:val="22"/>
          <w:szCs w:val="24"/>
        </w:rPr>
        <w:t>4</w:t>
      </w:r>
      <w:r>
        <w:rPr>
          <w:rFonts w:hint="eastAsia"/>
          <w:sz w:val="22"/>
          <w:szCs w:val="24"/>
        </w:rPr>
        <w:t xml:space="preserve">와 같이 그림 </w:t>
      </w:r>
      <w:r>
        <w:rPr>
          <w:sz w:val="22"/>
          <w:szCs w:val="24"/>
        </w:rPr>
        <w:t>3</w:t>
      </w:r>
      <w:r>
        <w:rPr>
          <w:rFonts w:hint="eastAsia"/>
          <w:sz w:val="22"/>
          <w:szCs w:val="24"/>
        </w:rPr>
        <w:t>에서 얻은 선형모델과 실제 데이터를 비교하는 그래프를 통해 마일리지 값을 비교할 수 있다.</w:t>
      </w:r>
      <w:r>
        <w:rPr>
          <w:sz w:val="22"/>
          <w:szCs w:val="24"/>
        </w:rPr>
        <w:t xml:space="preserve"> 2</w:t>
      </w:r>
      <w:r>
        <w:rPr>
          <w:rFonts w:hint="eastAsia"/>
          <w:sz w:val="22"/>
          <w:szCs w:val="24"/>
        </w:rPr>
        <w:t xml:space="preserve">차원 비교는 무게와 마력을 하나의 샘플 번호로 합쳐 </w:t>
      </w:r>
      <w:r>
        <w:rPr>
          <w:sz w:val="22"/>
          <w:szCs w:val="24"/>
        </w:rPr>
        <w:t>2</w:t>
      </w:r>
      <w:r>
        <w:rPr>
          <w:rFonts w:hint="eastAsia"/>
          <w:sz w:val="22"/>
          <w:szCs w:val="24"/>
        </w:rPr>
        <w:t>차원으로 나타낸 것이고,</w:t>
      </w:r>
      <w:r>
        <w:rPr>
          <w:sz w:val="22"/>
          <w:szCs w:val="24"/>
        </w:rPr>
        <w:t xml:space="preserve"> 3</w:t>
      </w:r>
      <w:r>
        <w:rPr>
          <w:rFonts w:hint="eastAsia"/>
          <w:sz w:val="22"/>
          <w:szCs w:val="24"/>
        </w:rPr>
        <w:t xml:space="preserve">차원 비교는 무게와 마력을 각각 나타내어 </w:t>
      </w:r>
      <w:r>
        <w:rPr>
          <w:sz w:val="22"/>
          <w:szCs w:val="24"/>
        </w:rPr>
        <w:t>3</w:t>
      </w:r>
      <w:r>
        <w:rPr>
          <w:rFonts w:hint="eastAsia"/>
          <w:sz w:val="22"/>
          <w:szCs w:val="24"/>
        </w:rPr>
        <w:t>차원으로 나타낸 것이다.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두 그래프를 통시에 나타내기 위해 </w:t>
      </w:r>
      <w:r>
        <w:rPr>
          <w:sz w:val="22"/>
          <w:szCs w:val="24"/>
        </w:rPr>
        <w:t xml:space="preserve">‘subplot’ </w:t>
      </w:r>
      <w:r>
        <w:rPr>
          <w:rFonts w:hint="eastAsia"/>
          <w:sz w:val="22"/>
          <w:szCs w:val="24"/>
        </w:rPr>
        <w:t>함수를 사용했다.</w:t>
      </w:r>
      <w:r>
        <w:rPr>
          <w:sz w:val="22"/>
          <w:szCs w:val="24"/>
        </w:rPr>
        <w:t xml:space="preserve"> Subplot </w:t>
      </w:r>
      <w:r>
        <w:rPr>
          <w:rFonts w:hint="eastAsia"/>
          <w:sz w:val="22"/>
          <w:szCs w:val="24"/>
        </w:rPr>
        <w:t xml:space="preserve">함수는 </w:t>
      </w:r>
      <w:r>
        <w:rPr>
          <w:sz w:val="22"/>
          <w:szCs w:val="24"/>
        </w:rPr>
        <w:t>‘subplot(</w:t>
      </w:r>
      <w:proofErr w:type="spellStart"/>
      <w:proofErr w:type="gramStart"/>
      <w:r>
        <w:rPr>
          <w:sz w:val="22"/>
          <w:szCs w:val="24"/>
        </w:rPr>
        <w:t>m,n</w:t>
      </w:r>
      <w:proofErr w:type="gramEnd"/>
      <w:r>
        <w:rPr>
          <w:sz w:val="22"/>
          <w:szCs w:val="24"/>
        </w:rPr>
        <w:t>,p</w:t>
      </w:r>
      <w:proofErr w:type="spellEnd"/>
      <w:r>
        <w:rPr>
          <w:sz w:val="22"/>
          <w:szCs w:val="24"/>
        </w:rPr>
        <w:t>)’</w:t>
      </w:r>
      <w:r>
        <w:rPr>
          <w:rFonts w:hint="eastAsia"/>
          <w:sz w:val="22"/>
          <w:szCs w:val="24"/>
        </w:rPr>
        <w:t>로 나타내며,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이는 현재 그래프를 </w:t>
      </w:r>
      <w:r>
        <w:rPr>
          <w:sz w:val="22"/>
          <w:szCs w:val="24"/>
        </w:rPr>
        <w:t>m</w:t>
      </w:r>
      <w:r>
        <w:rPr>
          <w:rFonts w:eastAsiaTheme="minorHAnsi"/>
          <w:sz w:val="22"/>
          <w:szCs w:val="24"/>
        </w:rPr>
        <w:t>Ｘ</w:t>
      </w:r>
      <w:r>
        <w:rPr>
          <w:rFonts w:hint="eastAsia"/>
          <w:sz w:val="22"/>
          <w:szCs w:val="24"/>
        </w:rPr>
        <w:t>n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그리드로 나누고,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p로 지정된 위치에 좌표축을 만드는 것을 의미한다.</w:t>
      </w:r>
    </w:p>
    <w:p w14:paraId="1A5ED0DF" w14:textId="77777777" w:rsidR="00CF5F73" w:rsidRDefault="00CF5F73" w:rsidP="00CF5F73">
      <w:pPr>
        <w:spacing w:line="360" w:lineRule="auto"/>
        <w:jc w:val="center"/>
        <w:outlineLvl w:val="0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lastRenderedPageBreak/>
        <w:drawing>
          <wp:inline distT="0" distB="0" distL="0" distR="0" wp14:anchorId="0D3E4272" wp14:editId="2887D074">
            <wp:extent cx="3581400" cy="2465687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689" cy="2470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FC7F7" w14:textId="77777777" w:rsidR="00CF5F73" w:rsidRPr="0022767E" w:rsidRDefault="00CF5F73" w:rsidP="00CF5F73">
      <w:pPr>
        <w:jc w:val="center"/>
      </w:pPr>
      <w:r>
        <w:rPr>
          <w:rFonts w:hint="eastAsia"/>
        </w:rPr>
        <w:t>그림</w:t>
      </w:r>
      <w:r>
        <w:t xml:space="preserve"> 5. </w:t>
      </w:r>
      <w:r>
        <w:rPr>
          <w:rFonts w:hint="eastAsia"/>
        </w:rPr>
        <w:t>마일리지 값 비교 그래프</w:t>
      </w:r>
    </w:p>
    <w:p w14:paraId="3B27171D" w14:textId="77777777" w:rsidR="00CF5F73" w:rsidRPr="001E5D79" w:rsidRDefault="00CF5F73" w:rsidP="00CF5F73">
      <w:pPr>
        <w:spacing w:line="360" w:lineRule="auto"/>
        <w:outlineLvl w:val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그림 </w:t>
      </w:r>
      <w:r>
        <w:rPr>
          <w:sz w:val="22"/>
          <w:szCs w:val="24"/>
        </w:rPr>
        <w:t>4</w:t>
      </w:r>
      <w:r>
        <w:rPr>
          <w:rFonts w:hint="eastAsia"/>
          <w:sz w:val="22"/>
          <w:szCs w:val="24"/>
        </w:rPr>
        <w:t xml:space="preserve">의 코드를 통해 그림 </w:t>
      </w:r>
      <w:r>
        <w:rPr>
          <w:sz w:val="22"/>
          <w:szCs w:val="24"/>
        </w:rPr>
        <w:t>5</w:t>
      </w:r>
      <w:r>
        <w:rPr>
          <w:rFonts w:hint="eastAsia"/>
          <w:sz w:val="22"/>
          <w:szCs w:val="24"/>
        </w:rPr>
        <w:t>의 그래프를 얻을 수 있다.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그림 </w:t>
      </w:r>
      <w:r>
        <w:rPr>
          <w:sz w:val="22"/>
          <w:szCs w:val="24"/>
        </w:rPr>
        <w:t>5</w:t>
      </w:r>
      <w:r>
        <w:rPr>
          <w:rFonts w:hint="eastAsia"/>
          <w:sz w:val="22"/>
          <w:szCs w:val="24"/>
        </w:rPr>
        <w:t xml:space="preserve">의 왼쪽은 </w:t>
      </w:r>
      <w:r>
        <w:rPr>
          <w:sz w:val="22"/>
          <w:szCs w:val="24"/>
        </w:rPr>
        <w:t>2</w:t>
      </w:r>
      <w:r>
        <w:rPr>
          <w:rFonts w:hint="eastAsia"/>
          <w:sz w:val="22"/>
          <w:szCs w:val="24"/>
        </w:rPr>
        <w:t>차원 비교를 나타내며,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오른쪽은 </w:t>
      </w:r>
      <w:r>
        <w:rPr>
          <w:sz w:val="22"/>
          <w:szCs w:val="24"/>
        </w:rPr>
        <w:t>3</w:t>
      </w:r>
      <w:r>
        <w:rPr>
          <w:rFonts w:hint="eastAsia"/>
          <w:sz w:val="22"/>
          <w:szCs w:val="24"/>
        </w:rPr>
        <w:t>차원 비교를 나타낸다.</w:t>
      </w:r>
    </w:p>
    <w:p w14:paraId="65AE78D8" w14:textId="77777777" w:rsidR="00CF5F73" w:rsidRPr="005F45F6" w:rsidDel="00D37C36" w:rsidRDefault="00CF5F73" w:rsidP="00CF5F73">
      <w:pPr>
        <w:spacing w:line="360" w:lineRule="auto"/>
        <w:outlineLvl w:val="0"/>
        <w:rPr>
          <w:del w:id="16" w:author="장교진" w:date="2022-02-17T15:37:00Z"/>
          <w:sz w:val="22"/>
          <w:szCs w:val="24"/>
        </w:rPr>
      </w:pPr>
    </w:p>
    <w:p w14:paraId="7EFCB1D4" w14:textId="77777777" w:rsidR="00677F01" w:rsidRPr="00CF5F73" w:rsidDel="00D37C36" w:rsidRDefault="00677F01" w:rsidP="004308A9">
      <w:pPr>
        <w:spacing w:line="360" w:lineRule="auto"/>
        <w:outlineLvl w:val="0"/>
        <w:rPr>
          <w:del w:id="17" w:author="장교진" w:date="2022-02-17T15:37:00Z"/>
          <w:rFonts w:hint="eastAsia"/>
          <w:sz w:val="22"/>
          <w:szCs w:val="24"/>
        </w:rPr>
      </w:pPr>
    </w:p>
    <w:p w14:paraId="48099863" w14:textId="77777777" w:rsidR="00677F01" w:rsidRPr="005F45F6" w:rsidRDefault="00677F01" w:rsidP="004308A9">
      <w:pPr>
        <w:spacing w:line="360" w:lineRule="auto"/>
        <w:outlineLvl w:val="0"/>
        <w:rPr>
          <w:rFonts w:hint="eastAsia"/>
          <w:sz w:val="22"/>
          <w:szCs w:val="24"/>
        </w:rPr>
      </w:pPr>
    </w:p>
    <w:p w14:paraId="0CAC6669" w14:textId="275F84CC" w:rsidR="000D7EB8" w:rsidRPr="004F2503" w:rsidRDefault="000D7EB8" w:rsidP="000D7EB8">
      <w:pPr>
        <w:pStyle w:val="a3"/>
        <w:numPr>
          <w:ilvl w:val="0"/>
          <w:numId w:val="1"/>
        </w:numPr>
        <w:spacing w:line="360" w:lineRule="auto"/>
        <w:ind w:leftChars="0"/>
        <w:outlineLvl w:val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결론</w:t>
      </w:r>
    </w:p>
    <w:p w14:paraId="4B1CE8DA" w14:textId="65A5BC8F" w:rsidR="00616903" w:rsidRPr="00904F54" w:rsidRDefault="003602FE" w:rsidP="00572E27">
      <w:pPr>
        <w:spacing w:line="360" w:lineRule="auto"/>
        <w:outlineLvl w:val="0"/>
        <w:rPr>
          <w:rFonts w:eastAsiaTheme="minorHAnsi" w:cs="굴림"/>
          <w:color w:val="000000"/>
          <w:kern w:val="0"/>
          <w:sz w:val="22"/>
        </w:rPr>
      </w:pPr>
      <w:r>
        <w:rPr>
          <w:rFonts w:eastAsiaTheme="minorHAnsi" w:cs="굴림" w:hint="eastAsia"/>
          <w:color w:val="000000"/>
          <w:kern w:val="0"/>
          <w:sz w:val="22"/>
        </w:rPr>
        <w:t>본 장에서는</w:t>
      </w:r>
      <w:r>
        <w:rPr>
          <w:rFonts w:eastAsiaTheme="minorHAnsi" w:cs="굴림"/>
          <w:color w:val="000000"/>
          <w:kern w:val="0"/>
          <w:sz w:val="22"/>
        </w:rPr>
        <w:t xml:space="preserve"> </w:t>
      </w:r>
      <w:r>
        <w:rPr>
          <w:rFonts w:eastAsiaTheme="minorHAnsi" w:cs="굴림" w:hint="eastAsia"/>
          <w:color w:val="000000"/>
          <w:kern w:val="0"/>
          <w:sz w:val="22"/>
        </w:rPr>
        <w:t>인공지능 개발 언어와 개발 환경에 대해 살펴보았다.</w:t>
      </w:r>
      <w:r>
        <w:rPr>
          <w:rFonts w:eastAsiaTheme="minorHAnsi" w:cs="굴림"/>
          <w:color w:val="000000"/>
          <w:kern w:val="0"/>
          <w:sz w:val="22"/>
        </w:rPr>
        <w:t xml:space="preserve"> </w:t>
      </w:r>
      <w:r>
        <w:rPr>
          <w:rFonts w:eastAsiaTheme="minorHAnsi" w:cs="굴림" w:hint="eastAsia"/>
          <w:color w:val="000000"/>
          <w:kern w:val="0"/>
          <w:sz w:val="22"/>
        </w:rPr>
        <w:t>풀고자 하는 문제에 따라 언어와 환경을</w:t>
      </w:r>
      <w:r>
        <w:rPr>
          <w:rFonts w:eastAsiaTheme="minorHAnsi" w:cs="굴림"/>
          <w:color w:val="000000"/>
          <w:kern w:val="0"/>
          <w:sz w:val="22"/>
        </w:rPr>
        <w:t xml:space="preserve"> </w:t>
      </w:r>
      <w:r>
        <w:rPr>
          <w:rFonts w:eastAsiaTheme="minorHAnsi" w:cs="굴림" w:hint="eastAsia"/>
          <w:color w:val="000000"/>
          <w:kern w:val="0"/>
          <w:sz w:val="22"/>
        </w:rPr>
        <w:t>선택할 수 있다.</w:t>
      </w:r>
      <w:r>
        <w:rPr>
          <w:rFonts w:eastAsiaTheme="minorHAnsi" w:cs="굴림"/>
          <w:color w:val="000000"/>
          <w:kern w:val="0"/>
          <w:sz w:val="22"/>
        </w:rPr>
        <w:t xml:space="preserve"> </w:t>
      </w:r>
      <w:r>
        <w:rPr>
          <w:rFonts w:eastAsiaTheme="minorHAnsi" w:cs="굴림" w:hint="eastAsia"/>
          <w:color w:val="000000"/>
          <w:kern w:val="0"/>
          <w:sz w:val="22"/>
        </w:rPr>
        <w:t>그 중에서도 파이썬</w:t>
      </w:r>
      <w:ins w:id="18" w:author="장교진" w:date="2022-02-17T15:37:00Z">
        <w:r w:rsidR="00FB4FCB">
          <w:rPr>
            <w:rFonts w:eastAsiaTheme="minorHAnsi" w:cs="굴림" w:hint="eastAsia"/>
            <w:color w:val="000000"/>
            <w:kern w:val="0"/>
            <w:sz w:val="22"/>
          </w:rPr>
          <w:t>,</w:t>
        </w:r>
        <w:r w:rsidR="00FB4FCB">
          <w:rPr>
            <w:rFonts w:eastAsiaTheme="minorHAnsi" w:cs="굴림"/>
            <w:color w:val="000000"/>
            <w:kern w:val="0"/>
            <w:sz w:val="22"/>
          </w:rPr>
          <w:t xml:space="preserve"> </w:t>
        </w:r>
        <w:r w:rsidR="00FB4FCB">
          <w:rPr>
            <w:rFonts w:eastAsiaTheme="minorHAnsi" w:cs="굴림" w:hint="eastAsia"/>
            <w:color w:val="000000"/>
            <w:kern w:val="0"/>
            <w:sz w:val="22"/>
          </w:rPr>
          <w:t>매트랩,</w:t>
        </w:r>
        <w:r w:rsidR="00FB4FCB">
          <w:rPr>
            <w:rFonts w:eastAsiaTheme="minorHAnsi" w:cs="굴림"/>
            <w:color w:val="000000"/>
            <w:kern w:val="0"/>
            <w:sz w:val="22"/>
          </w:rPr>
          <w:t xml:space="preserve"> </w:t>
        </w:r>
        <w:r w:rsidR="00FB4FCB">
          <w:rPr>
            <w:rFonts w:eastAsiaTheme="minorHAnsi" w:cs="굴림" w:hint="eastAsia"/>
            <w:color w:val="000000"/>
            <w:kern w:val="0"/>
            <w:sz w:val="22"/>
          </w:rPr>
          <w:t>R</w:t>
        </w:r>
      </w:ins>
      <w:r>
        <w:rPr>
          <w:rFonts w:eastAsiaTheme="minorHAnsi" w:cs="굴림" w:hint="eastAsia"/>
          <w:color w:val="000000"/>
          <w:kern w:val="0"/>
          <w:sz w:val="22"/>
        </w:rPr>
        <w:t>의 기초 문법을 간략히 복습하고 관련 문제를 풀어 봄으로써 추후 실습에서 활용할 수 있다.</w:t>
      </w:r>
    </w:p>
    <w:sectPr w:rsidR="00616903" w:rsidRPr="00904F5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81A228" w14:textId="77777777" w:rsidR="009B4718" w:rsidRDefault="009B4718" w:rsidP="00C73C19">
      <w:pPr>
        <w:spacing w:after="0" w:line="240" w:lineRule="auto"/>
      </w:pPr>
      <w:r>
        <w:separator/>
      </w:r>
    </w:p>
  </w:endnote>
  <w:endnote w:type="continuationSeparator" w:id="0">
    <w:p w14:paraId="0699A15F" w14:textId="77777777" w:rsidR="009B4718" w:rsidRDefault="009B4718" w:rsidP="00C73C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한컴바탕">
    <w:altName w:val="바탕"/>
    <w:panose1 w:val="02030600000101010101"/>
    <w:charset w:val="81"/>
    <w:family w:val="roman"/>
    <w:notTrueType/>
    <w:pitch w:val="default"/>
    <w:sig w:usb0="00000001" w:usb1="09060000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BF9A97" w14:textId="77777777" w:rsidR="009B4718" w:rsidRDefault="009B4718" w:rsidP="00C73C19">
      <w:pPr>
        <w:spacing w:after="0" w:line="240" w:lineRule="auto"/>
      </w:pPr>
      <w:r>
        <w:separator/>
      </w:r>
    </w:p>
  </w:footnote>
  <w:footnote w:type="continuationSeparator" w:id="0">
    <w:p w14:paraId="6C3DE8E4" w14:textId="77777777" w:rsidR="009B4718" w:rsidRDefault="009B4718" w:rsidP="00C73C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86640"/>
    <w:multiLevelType w:val="hybridMultilevel"/>
    <w:tmpl w:val="C2C6A04E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0D384368"/>
    <w:multiLevelType w:val="hybridMultilevel"/>
    <w:tmpl w:val="715C649C"/>
    <w:lvl w:ilvl="0" w:tplc="B7B29C44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11AB1365"/>
    <w:multiLevelType w:val="hybridMultilevel"/>
    <w:tmpl w:val="3168AF2A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 w15:restartNumberingAfterBreak="0">
    <w:nsid w:val="1D382948"/>
    <w:multiLevelType w:val="hybridMultilevel"/>
    <w:tmpl w:val="DB8E74DC"/>
    <w:lvl w:ilvl="0" w:tplc="C2EEA544">
      <w:start w:val="1"/>
      <w:numFmt w:val="decimal"/>
      <w:lvlText w:val="3.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3DE3C0F"/>
    <w:multiLevelType w:val="multilevel"/>
    <w:tmpl w:val="30AC987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  <w:b/>
        <w:sz w:val="22"/>
      </w:rPr>
    </w:lvl>
    <w:lvl w:ilvl="1">
      <w:start w:val="1"/>
      <w:numFmt w:val="decimal"/>
      <w:lvlText w:val="4.%2."/>
      <w:lvlJc w:val="left"/>
      <w:pPr>
        <w:ind w:left="400" w:hanging="40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2B2B519C"/>
    <w:multiLevelType w:val="hybridMultilevel"/>
    <w:tmpl w:val="7A404FBA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" w15:restartNumberingAfterBreak="0">
    <w:nsid w:val="2EE83CDF"/>
    <w:multiLevelType w:val="hybridMultilevel"/>
    <w:tmpl w:val="EA72D43E"/>
    <w:lvl w:ilvl="0" w:tplc="24EA8FFC">
      <w:start w:val="1"/>
      <w:numFmt w:val="decimal"/>
      <w:lvlText w:val="1.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375" w:hanging="400"/>
      </w:pPr>
    </w:lvl>
    <w:lvl w:ilvl="2" w:tplc="0409001B" w:tentative="1">
      <w:start w:val="1"/>
      <w:numFmt w:val="lowerRoman"/>
      <w:lvlText w:val="%3."/>
      <w:lvlJc w:val="right"/>
      <w:pPr>
        <w:ind w:left="775" w:hanging="400"/>
      </w:pPr>
    </w:lvl>
    <w:lvl w:ilvl="3" w:tplc="0409000F" w:tentative="1">
      <w:start w:val="1"/>
      <w:numFmt w:val="decimal"/>
      <w:lvlText w:val="%4."/>
      <w:lvlJc w:val="left"/>
      <w:pPr>
        <w:ind w:left="1175" w:hanging="400"/>
      </w:pPr>
    </w:lvl>
    <w:lvl w:ilvl="4" w:tplc="04090019" w:tentative="1">
      <w:start w:val="1"/>
      <w:numFmt w:val="upperLetter"/>
      <w:lvlText w:val="%5."/>
      <w:lvlJc w:val="left"/>
      <w:pPr>
        <w:ind w:left="1575" w:hanging="400"/>
      </w:pPr>
    </w:lvl>
    <w:lvl w:ilvl="5" w:tplc="0409001B" w:tentative="1">
      <w:start w:val="1"/>
      <w:numFmt w:val="lowerRoman"/>
      <w:lvlText w:val="%6."/>
      <w:lvlJc w:val="right"/>
      <w:pPr>
        <w:ind w:left="1975" w:hanging="400"/>
      </w:pPr>
    </w:lvl>
    <w:lvl w:ilvl="6" w:tplc="0409000F" w:tentative="1">
      <w:start w:val="1"/>
      <w:numFmt w:val="decimal"/>
      <w:lvlText w:val="%7."/>
      <w:lvlJc w:val="left"/>
      <w:pPr>
        <w:ind w:left="2375" w:hanging="400"/>
      </w:pPr>
    </w:lvl>
    <w:lvl w:ilvl="7" w:tplc="04090019" w:tentative="1">
      <w:start w:val="1"/>
      <w:numFmt w:val="upperLetter"/>
      <w:lvlText w:val="%8."/>
      <w:lvlJc w:val="left"/>
      <w:pPr>
        <w:ind w:left="2775" w:hanging="400"/>
      </w:pPr>
    </w:lvl>
    <w:lvl w:ilvl="8" w:tplc="0409001B" w:tentative="1">
      <w:start w:val="1"/>
      <w:numFmt w:val="lowerRoman"/>
      <w:lvlText w:val="%9."/>
      <w:lvlJc w:val="right"/>
      <w:pPr>
        <w:ind w:left="3175" w:hanging="400"/>
      </w:pPr>
    </w:lvl>
  </w:abstractNum>
  <w:abstractNum w:abstractNumId="7" w15:restartNumberingAfterBreak="0">
    <w:nsid w:val="34E90E30"/>
    <w:multiLevelType w:val="hybridMultilevel"/>
    <w:tmpl w:val="038A44AA"/>
    <w:lvl w:ilvl="0" w:tplc="C2EEA544">
      <w:start w:val="1"/>
      <w:numFmt w:val="decimal"/>
      <w:lvlText w:val="3.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8FF58DD"/>
    <w:multiLevelType w:val="hybridMultilevel"/>
    <w:tmpl w:val="E4D42454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9" w15:restartNumberingAfterBreak="0">
    <w:nsid w:val="3B2C349E"/>
    <w:multiLevelType w:val="multilevel"/>
    <w:tmpl w:val="21041A40"/>
    <w:lvl w:ilvl="0">
      <w:start w:val="1"/>
      <w:numFmt w:val="decimal"/>
      <w:lvlText w:val="%1"/>
      <w:lvlJc w:val="left"/>
      <w:pPr>
        <w:ind w:left="4678" w:hanging="425"/>
      </w:pPr>
      <w:rPr>
        <w:rFonts w:hint="eastAsia"/>
      </w:rPr>
    </w:lvl>
    <w:lvl w:ilvl="1">
      <w:start w:val="2"/>
      <w:numFmt w:val="decimal"/>
      <w:lvlRestart w:val="0"/>
      <w:suff w:val="space"/>
      <w:lvlText w:val="%1.%2"/>
      <w:lvlJc w:val="left"/>
      <w:pPr>
        <w:ind w:left="4253" w:firstLine="0"/>
      </w:pPr>
      <w:rPr>
        <w:rFonts w:hint="eastAsia"/>
        <w:b/>
        <w:i w:val="0"/>
        <w:sz w:val="20"/>
      </w:rPr>
    </w:lvl>
    <w:lvl w:ilvl="2">
      <w:start w:val="1"/>
      <w:numFmt w:val="decimal"/>
      <w:lvlText w:val="%1.%2.%3"/>
      <w:lvlJc w:val="left"/>
      <w:pPr>
        <w:ind w:left="5671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6237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6804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7513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8080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8647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9355" w:hanging="1700"/>
      </w:pPr>
      <w:rPr>
        <w:rFonts w:hint="eastAsia"/>
      </w:rPr>
    </w:lvl>
  </w:abstractNum>
  <w:abstractNum w:abstractNumId="10" w15:restartNumberingAfterBreak="0">
    <w:nsid w:val="3B3D5E8E"/>
    <w:multiLevelType w:val="hybridMultilevel"/>
    <w:tmpl w:val="FD08B3BC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475" w:hanging="400"/>
      </w:pPr>
    </w:lvl>
    <w:lvl w:ilvl="2" w:tplc="0409001B">
      <w:start w:val="1"/>
      <w:numFmt w:val="lowerRoman"/>
      <w:lvlText w:val="%3."/>
      <w:lvlJc w:val="right"/>
      <w:pPr>
        <w:ind w:left="875" w:hanging="400"/>
      </w:pPr>
    </w:lvl>
    <w:lvl w:ilvl="3" w:tplc="0409000F">
      <w:start w:val="1"/>
      <w:numFmt w:val="decimal"/>
      <w:lvlText w:val="%4."/>
      <w:lvlJc w:val="left"/>
      <w:pPr>
        <w:ind w:left="1275" w:hanging="400"/>
      </w:pPr>
    </w:lvl>
    <w:lvl w:ilvl="4" w:tplc="04090019">
      <w:start w:val="1"/>
      <w:numFmt w:val="upperLetter"/>
      <w:lvlText w:val="%5."/>
      <w:lvlJc w:val="left"/>
      <w:pPr>
        <w:ind w:left="1675" w:hanging="400"/>
      </w:pPr>
    </w:lvl>
    <w:lvl w:ilvl="5" w:tplc="0409001B" w:tentative="1">
      <w:start w:val="1"/>
      <w:numFmt w:val="lowerRoman"/>
      <w:lvlText w:val="%6."/>
      <w:lvlJc w:val="right"/>
      <w:pPr>
        <w:ind w:left="2075" w:hanging="400"/>
      </w:pPr>
    </w:lvl>
    <w:lvl w:ilvl="6" w:tplc="0409000F" w:tentative="1">
      <w:start w:val="1"/>
      <w:numFmt w:val="decimal"/>
      <w:lvlText w:val="%7."/>
      <w:lvlJc w:val="left"/>
      <w:pPr>
        <w:ind w:left="2475" w:hanging="400"/>
      </w:pPr>
    </w:lvl>
    <w:lvl w:ilvl="7" w:tplc="04090019" w:tentative="1">
      <w:start w:val="1"/>
      <w:numFmt w:val="upperLetter"/>
      <w:lvlText w:val="%8."/>
      <w:lvlJc w:val="left"/>
      <w:pPr>
        <w:ind w:left="2875" w:hanging="400"/>
      </w:pPr>
    </w:lvl>
    <w:lvl w:ilvl="8" w:tplc="0409001B" w:tentative="1">
      <w:start w:val="1"/>
      <w:numFmt w:val="lowerRoman"/>
      <w:lvlText w:val="%9."/>
      <w:lvlJc w:val="right"/>
      <w:pPr>
        <w:ind w:left="3275" w:hanging="400"/>
      </w:pPr>
    </w:lvl>
  </w:abstractNum>
  <w:abstractNum w:abstractNumId="11" w15:restartNumberingAfterBreak="0">
    <w:nsid w:val="42B13CED"/>
    <w:multiLevelType w:val="hybridMultilevel"/>
    <w:tmpl w:val="21FC41DC"/>
    <w:lvl w:ilvl="0" w:tplc="C2EEA544">
      <w:start w:val="1"/>
      <w:numFmt w:val="decimal"/>
      <w:lvlText w:val="3.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441F16A3"/>
    <w:multiLevelType w:val="hybridMultilevel"/>
    <w:tmpl w:val="C7DE4DC4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3" w15:restartNumberingAfterBreak="0">
    <w:nsid w:val="47E570E7"/>
    <w:multiLevelType w:val="hybridMultilevel"/>
    <w:tmpl w:val="1DB63268"/>
    <w:lvl w:ilvl="0" w:tplc="3616641C">
      <w:start w:val="1"/>
      <w:numFmt w:val="decimal"/>
      <w:lvlText w:val="1.%1."/>
      <w:lvlJc w:val="left"/>
      <w:pPr>
        <w:ind w:left="400" w:hanging="400"/>
      </w:pPr>
      <w:rPr>
        <w:rFonts w:hint="eastAsia"/>
        <w:b w:val="0"/>
        <w:bCs w:val="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4" w15:restartNumberingAfterBreak="0">
    <w:nsid w:val="49853B9B"/>
    <w:multiLevelType w:val="hybridMultilevel"/>
    <w:tmpl w:val="9ABCB28A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425" w:hanging="400"/>
      </w:pPr>
    </w:lvl>
    <w:lvl w:ilvl="2" w:tplc="0409001B" w:tentative="1">
      <w:start w:val="1"/>
      <w:numFmt w:val="lowerRoman"/>
      <w:lvlText w:val="%3."/>
      <w:lvlJc w:val="right"/>
      <w:pPr>
        <w:ind w:left="825" w:hanging="400"/>
      </w:pPr>
    </w:lvl>
    <w:lvl w:ilvl="3" w:tplc="0409000F" w:tentative="1">
      <w:start w:val="1"/>
      <w:numFmt w:val="decimal"/>
      <w:lvlText w:val="%4."/>
      <w:lvlJc w:val="left"/>
      <w:pPr>
        <w:ind w:left="1225" w:hanging="400"/>
      </w:pPr>
    </w:lvl>
    <w:lvl w:ilvl="4" w:tplc="04090019" w:tentative="1">
      <w:start w:val="1"/>
      <w:numFmt w:val="upperLetter"/>
      <w:lvlText w:val="%5."/>
      <w:lvlJc w:val="left"/>
      <w:pPr>
        <w:ind w:left="1625" w:hanging="400"/>
      </w:pPr>
    </w:lvl>
    <w:lvl w:ilvl="5" w:tplc="0409001B" w:tentative="1">
      <w:start w:val="1"/>
      <w:numFmt w:val="lowerRoman"/>
      <w:lvlText w:val="%6."/>
      <w:lvlJc w:val="right"/>
      <w:pPr>
        <w:ind w:left="2025" w:hanging="400"/>
      </w:pPr>
    </w:lvl>
    <w:lvl w:ilvl="6" w:tplc="0409000F" w:tentative="1">
      <w:start w:val="1"/>
      <w:numFmt w:val="decimal"/>
      <w:lvlText w:val="%7."/>
      <w:lvlJc w:val="left"/>
      <w:pPr>
        <w:ind w:left="2425" w:hanging="400"/>
      </w:pPr>
    </w:lvl>
    <w:lvl w:ilvl="7" w:tplc="04090019" w:tentative="1">
      <w:start w:val="1"/>
      <w:numFmt w:val="upperLetter"/>
      <w:lvlText w:val="%8."/>
      <w:lvlJc w:val="left"/>
      <w:pPr>
        <w:ind w:left="2825" w:hanging="400"/>
      </w:pPr>
    </w:lvl>
    <w:lvl w:ilvl="8" w:tplc="0409001B" w:tentative="1">
      <w:start w:val="1"/>
      <w:numFmt w:val="lowerRoman"/>
      <w:lvlText w:val="%9."/>
      <w:lvlJc w:val="right"/>
      <w:pPr>
        <w:ind w:left="3225" w:hanging="400"/>
      </w:pPr>
    </w:lvl>
  </w:abstractNum>
  <w:abstractNum w:abstractNumId="15" w15:restartNumberingAfterBreak="0">
    <w:nsid w:val="4EAF6741"/>
    <w:multiLevelType w:val="hybridMultilevel"/>
    <w:tmpl w:val="2C726110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51A32488"/>
    <w:multiLevelType w:val="hybridMultilevel"/>
    <w:tmpl w:val="1C7E548E"/>
    <w:lvl w:ilvl="0" w:tplc="8E2CBB6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57510E87"/>
    <w:multiLevelType w:val="multilevel"/>
    <w:tmpl w:val="F214837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  <w:b/>
        <w:sz w:val="22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8" w15:restartNumberingAfterBreak="0">
    <w:nsid w:val="5CFA28FC"/>
    <w:multiLevelType w:val="multilevel"/>
    <w:tmpl w:val="7BF25448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9" w15:restartNumberingAfterBreak="0">
    <w:nsid w:val="5EC86FCB"/>
    <w:multiLevelType w:val="hybridMultilevel"/>
    <w:tmpl w:val="A30C7924"/>
    <w:lvl w:ilvl="0" w:tplc="606812F4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62A81697"/>
    <w:multiLevelType w:val="hybridMultilevel"/>
    <w:tmpl w:val="B09E0B28"/>
    <w:lvl w:ilvl="0" w:tplc="CB30720E">
      <w:start w:val="1"/>
      <w:numFmt w:val="decimal"/>
      <w:lvlText w:val="2.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1" w15:restartNumberingAfterBreak="0">
    <w:nsid w:val="632C580F"/>
    <w:multiLevelType w:val="hybridMultilevel"/>
    <w:tmpl w:val="E3BE917E"/>
    <w:lvl w:ilvl="0" w:tplc="C2EEA544">
      <w:start w:val="1"/>
      <w:numFmt w:val="decimal"/>
      <w:lvlText w:val="3.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2" w15:restartNumberingAfterBreak="0">
    <w:nsid w:val="65082DAD"/>
    <w:multiLevelType w:val="hybridMultilevel"/>
    <w:tmpl w:val="0958AFC4"/>
    <w:lvl w:ilvl="0" w:tplc="C002B76A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662E431C"/>
    <w:multiLevelType w:val="hybridMultilevel"/>
    <w:tmpl w:val="A8703974"/>
    <w:lvl w:ilvl="0" w:tplc="C2EEA544">
      <w:start w:val="1"/>
      <w:numFmt w:val="decimal"/>
      <w:lvlText w:val="3.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4" w15:restartNumberingAfterBreak="0">
    <w:nsid w:val="6A935951"/>
    <w:multiLevelType w:val="hybridMultilevel"/>
    <w:tmpl w:val="64EE86F4"/>
    <w:lvl w:ilvl="0" w:tplc="C2EEA544">
      <w:start w:val="1"/>
      <w:numFmt w:val="decimal"/>
      <w:lvlText w:val="3.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6B543AEE"/>
    <w:multiLevelType w:val="hybridMultilevel"/>
    <w:tmpl w:val="272C4DE6"/>
    <w:lvl w:ilvl="0" w:tplc="FFFFFFFF">
      <w:start w:val="1"/>
      <w:numFmt w:val="decimal"/>
      <w:lvlText w:val="3.%1."/>
      <w:lvlJc w:val="left"/>
      <w:pPr>
        <w:ind w:left="2425" w:hanging="40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800" w:hanging="400"/>
      </w:pPr>
    </w:lvl>
    <w:lvl w:ilvl="2" w:tplc="FFFFFFFF" w:tentative="1">
      <w:start w:val="1"/>
      <w:numFmt w:val="lowerRoman"/>
      <w:lvlText w:val="%3."/>
      <w:lvlJc w:val="righ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6" w15:restartNumberingAfterBreak="0">
    <w:nsid w:val="73BA7A3F"/>
    <w:multiLevelType w:val="hybridMultilevel"/>
    <w:tmpl w:val="2A0EC17C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375" w:hanging="400"/>
      </w:pPr>
    </w:lvl>
    <w:lvl w:ilvl="2" w:tplc="0409001B" w:tentative="1">
      <w:start w:val="1"/>
      <w:numFmt w:val="lowerRoman"/>
      <w:lvlText w:val="%3."/>
      <w:lvlJc w:val="right"/>
      <w:pPr>
        <w:ind w:left="775" w:hanging="400"/>
      </w:pPr>
    </w:lvl>
    <w:lvl w:ilvl="3" w:tplc="0409000F" w:tentative="1">
      <w:start w:val="1"/>
      <w:numFmt w:val="decimal"/>
      <w:lvlText w:val="%4."/>
      <w:lvlJc w:val="left"/>
      <w:pPr>
        <w:ind w:left="1175" w:hanging="400"/>
      </w:pPr>
    </w:lvl>
    <w:lvl w:ilvl="4" w:tplc="04090019" w:tentative="1">
      <w:start w:val="1"/>
      <w:numFmt w:val="upperLetter"/>
      <w:lvlText w:val="%5."/>
      <w:lvlJc w:val="left"/>
      <w:pPr>
        <w:ind w:left="1575" w:hanging="400"/>
      </w:pPr>
    </w:lvl>
    <w:lvl w:ilvl="5" w:tplc="0409001B" w:tentative="1">
      <w:start w:val="1"/>
      <w:numFmt w:val="lowerRoman"/>
      <w:lvlText w:val="%6."/>
      <w:lvlJc w:val="right"/>
      <w:pPr>
        <w:ind w:left="1975" w:hanging="400"/>
      </w:pPr>
    </w:lvl>
    <w:lvl w:ilvl="6" w:tplc="0409000F" w:tentative="1">
      <w:start w:val="1"/>
      <w:numFmt w:val="decimal"/>
      <w:lvlText w:val="%7."/>
      <w:lvlJc w:val="left"/>
      <w:pPr>
        <w:ind w:left="2375" w:hanging="400"/>
      </w:pPr>
    </w:lvl>
    <w:lvl w:ilvl="7" w:tplc="04090019" w:tentative="1">
      <w:start w:val="1"/>
      <w:numFmt w:val="upperLetter"/>
      <w:lvlText w:val="%8."/>
      <w:lvlJc w:val="left"/>
      <w:pPr>
        <w:ind w:left="2775" w:hanging="400"/>
      </w:pPr>
    </w:lvl>
    <w:lvl w:ilvl="8" w:tplc="0409001B" w:tentative="1">
      <w:start w:val="1"/>
      <w:numFmt w:val="lowerRoman"/>
      <w:lvlText w:val="%9."/>
      <w:lvlJc w:val="right"/>
      <w:pPr>
        <w:ind w:left="3175" w:hanging="400"/>
      </w:pPr>
    </w:lvl>
  </w:abstractNum>
  <w:abstractNum w:abstractNumId="27" w15:restartNumberingAfterBreak="0">
    <w:nsid w:val="7A295647"/>
    <w:multiLevelType w:val="hybridMultilevel"/>
    <w:tmpl w:val="3F38CBE4"/>
    <w:lvl w:ilvl="0" w:tplc="C2EEA544">
      <w:start w:val="1"/>
      <w:numFmt w:val="decimal"/>
      <w:lvlText w:val="3.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8" w15:restartNumberingAfterBreak="0">
    <w:nsid w:val="7B983F36"/>
    <w:multiLevelType w:val="hybridMultilevel"/>
    <w:tmpl w:val="6C30C7D8"/>
    <w:lvl w:ilvl="0" w:tplc="C2EEA544">
      <w:start w:val="1"/>
      <w:numFmt w:val="decimal"/>
      <w:lvlText w:val="3.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9" w15:restartNumberingAfterBreak="0">
    <w:nsid w:val="7DB85106"/>
    <w:multiLevelType w:val="hybridMultilevel"/>
    <w:tmpl w:val="F90E1A9E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425" w:hanging="400"/>
      </w:pPr>
    </w:lvl>
    <w:lvl w:ilvl="2" w:tplc="0409001B" w:tentative="1">
      <w:start w:val="1"/>
      <w:numFmt w:val="lowerRoman"/>
      <w:lvlText w:val="%3."/>
      <w:lvlJc w:val="right"/>
      <w:pPr>
        <w:ind w:left="825" w:hanging="400"/>
      </w:pPr>
    </w:lvl>
    <w:lvl w:ilvl="3" w:tplc="0409000F" w:tentative="1">
      <w:start w:val="1"/>
      <w:numFmt w:val="decimal"/>
      <w:lvlText w:val="%4."/>
      <w:lvlJc w:val="left"/>
      <w:pPr>
        <w:ind w:left="1225" w:hanging="400"/>
      </w:pPr>
    </w:lvl>
    <w:lvl w:ilvl="4" w:tplc="04090019" w:tentative="1">
      <w:start w:val="1"/>
      <w:numFmt w:val="upperLetter"/>
      <w:lvlText w:val="%5."/>
      <w:lvlJc w:val="left"/>
      <w:pPr>
        <w:ind w:left="1625" w:hanging="400"/>
      </w:pPr>
    </w:lvl>
    <w:lvl w:ilvl="5" w:tplc="0409001B" w:tentative="1">
      <w:start w:val="1"/>
      <w:numFmt w:val="lowerRoman"/>
      <w:lvlText w:val="%6."/>
      <w:lvlJc w:val="right"/>
      <w:pPr>
        <w:ind w:left="2025" w:hanging="400"/>
      </w:pPr>
    </w:lvl>
    <w:lvl w:ilvl="6" w:tplc="0409000F" w:tentative="1">
      <w:start w:val="1"/>
      <w:numFmt w:val="decimal"/>
      <w:lvlText w:val="%7."/>
      <w:lvlJc w:val="left"/>
      <w:pPr>
        <w:ind w:left="2425" w:hanging="400"/>
      </w:pPr>
    </w:lvl>
    <w:lvl w:ilvl="7" w:tplc="04090019" w:tentative="1">
      <w:start w:val="1"/>
      <w:numFmt w:val="upperLetter"/>
      <w:lvlText w:val="%8."/>
      <w:lvlJc w:val="left"/>
      <w:pPr>
        <w:ind w:left="2825" w:hanging="400"/>
      </w:pPr>
    </w:lvl>
    <w:lvl w:ilvl="8" w:tplc="0409001B" w:tentative="1">
      <w:start w:val="1"/>
      <w:numFmt w:val="lowerRoman"/>
      <w:lvlText w:val="%9."/>
      <w:lvlJc w:val="right"/>
      <w:pPr>
        <w:ind w:left="3225" w:hanging="400"/>
      </w:pPr>
    </w:lvl>
  </w:abstractNum>
  <w:abstractNum w:abstractNumId="30" w15:restartNumberingAfterBreak="0">
    <w:nsid w:val="7DF27507"/>
    <w:multiLevelType w:val="hybridMultilevel"/>
    <w:tmpl w:val="B1F80B74"/>
    <w:lvl w:ilvl="0" w:tplc="24EA8FFC">
      <w:start w:val="1"/>
      <w:numFmt w:val="decimal"/>
      <w:lvlText w:val="1.%1."/>
      <w:lvlJc w:val="left"/>
      <w:pPr>
        <w:ind w:left="1225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25" w:hanging="400"/>
      </w:pPr>
    </w:lvl>
    <w:lvl w:ilvl="2" w:tplc="0409001B" w:tentative="1">
      <w:start w:val="1"/>
      <w:numFmt w:val="lowerRoman"/>
      <w:lvlText w:val="%3."/>
      <w:lvlJc w:val="right"/>
      <w:pPr>
        <w:ind w:left="2025" w:hanging="400"/>
      </w:pPr>
    </w:lvl>
    <w:lvl w:ilvl="3" w:tplc="0409000F" w:tentative="1">
      <w:start w:val="1"/>
      <w:numFmt w:val="decimal"/>
      <w:lvlText w:val="%4."/>
      <w:lvlJc w:val="left"/>
      <w:pPr>
        <w:ind w:left="2425" w:hanging="400"/>
      </w:pPr>
    </w:lvl>
    <w:lvl w:ilvl="4" w:tplc="04090019" w:tentative="1">
      <w:start w:val="1"/>
      <w:numFmt w:val="upperLetter"/>
      <w:lvlText w:val="%5."/>
      <w:lvlJc w:val="left"/>
      <w:pPr>
        <w:ind w:left="2825" w:hanging="400"/>
      </w:pPr>
    </w:lvl>
    <w:lvl w:ilvl="5" w:tplc="0409001B" w:tentative="1">
      <w:start w:val="1"/>
      <w:numFmt w:val="lowerRoman"/>
      <w:lvlText w:val="%6."/>
      <w:lvlJc w:val="right"/>
      <w:pPr>
        <w:ind w:left="3225" w:hanging="400"/>
      </w:pPr>
    </w:lvl>
    <w:lvl w:ilvl="6" w:tplc="0409000F" w:tentative="1">
      <w:start w:val="1"/>
      <w:numFmt w:val="decimal"/>
      <w:lvlText w:val="%7."/>
      <w:lvlJc w:val="left"/>
      <w:pPr>
        <w:ind w:left="3625" w:hanging="400"/>
      </w:pPr>
    </w:lvl>
    <w:lvl w:ilvl="7" w:tplc="04090019" w:tentative="1">
      <w:start w:val="1"/>
      <w:numFmt w:val="upperLetter"/>
      <w:lvlText w:val="%8."/>
      <w:lvlJc w:val="left"/>
      <w:pPr>
        <w:ind w:left="4025" w:hanging="400"/>
      </w:pPr>
    </w:lvl>
    <w:lvl w:ilvl="8" w:tplc="0409001B" w:tentative="1">
      <w:start w:val="1"/>
      <w:numFmt w:val="lowerRoman"/>
      <w:lvlText w:val="%9."/>
      <w:lvlJc w:val="right"/>
      <w:pPr>
        <w:ind w:left="4425" w:hanging="400"/>
      </w:pPr>
    </w:lvl>
  </w:abstractNum>
  <w:num w:numId="1">
    <w:abstractNumId w:val="17"/>
  </w:num>
  <w:num w:numId="2">
    <w:abstractNumId w:val="18"/>
  </w:num>
  <w:num w:numId="3">
    <w:abstractNumId w:val="9"/>
  </w:num>
  <w:num w:numId="4">
    <w:abstractNumId w:val="6"/>
  </w:num>
  <w:num w:numId="5">
    <w:abstractNumId w:val="26"/>
  </w:num>
  <w:num w:numId="6">
    <w:abstractNumId w:val="16"/>
  </w:num>
  <w:num w:numId="7">
    <w:abstractNumId w:val="19"/>
  </w:num>
  <w:num w:numId="8">
    <w:abstractNumId w:val="22"/>
  </w:num>
  <w:num w:numId="9">
    <w:abstractNumId w:val="30"/>
  </w:num>
  <w:num w:numId="10">
    <w:abstractNumId w:val="13"/>
  </w:num>
  <w:num w:numId="11">
    <w:abstractNumId w:val="20"/>
  </w:num>
  <w:num w:numId="12">
    <w:abstractNumId w:val="15"/>
  </w:num>
  <w:num w:numId="13">
    <w:abstractNumId w:val="11"/>
  </w:num>
  <w:num w:numId="14">
    <w:abstractNumId w:val="29"/>
  </w:num>
  <w:num w:numId="15">
    <w:abstractNumId w:val="24"/>
  </w:num>
  <w:num w:numId="16">
    <w:abstractNumId w:val="12"/>
  </w:num>
  <w:num w:numId="17">
    <w:abstractNumId w:val="5"/>
  </w:num>
  <w:num w:numId="18">
    <w:abstractNumId w:val="25"/>
  </w:num>
  <w:num w:numId="19">
    <w:abstractNumId w:val="10"/>
  </w:num>
  <w:num w:numId="20">
    <w:abstractNumId w:val="0"/>
  </w:num>
  <w:num w:numId="21">
    <w:abstractNumId w:val="2"/>
  </w:num>
  <w:num w:numId="22">
    <w:abstractNumId w:val="3"/>
  </w:num>
  <w:num w:numId="23">
    <w:abstractNumId w:val="8"/>
  </w:num>
  <w:num w:numId="24">
    <w:abstractNumId w:val="14"/>
  </w:num>
  <w:num w:numId="25">
    <w:abstractNumId w:val="7"/>
  </w:num>
  <w:num w:numId="26">
    <w:abstractNumId w:val="27"/>
  </w:num>
  <w:num w:numId="27">
    <w:abstractNumId w:val="28"/>
  </w:num>
  <w:num w:numId="28">
    <w:abstractNumId w:val="23"/>
  </w:num>
  <w:num w:numId="29">
    <w:abstractNumId w:val="21"/>
  </w:num>
  <w:num w:numId="30">
    <w:abstractNumId w:val="1"/>
  </w:num>
  <w:num w:numId="31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장교진">
    <w15:presenceInfo w15:providerId="None" w15:userId="장교진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revisionView w:markup="0"/>
  <w:trackRevisions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MyMzYytTQ3N7E0sDBQ0lEKTi0uzszPAymwrAUApQfgeywAAAA="/>
  </w:docVars>
  <w:rsids>
    <w:rsidRoot w:val="00AC3B42"/>
    <w:rsid w:val="000031F9"/>
    <w:rsid w:val="0001157C"/>
    <w:rsid w:val="0002126E"/>
    <w:rsid w:val="00046F8D"/>
    <w:rsid w:val="00064288"/>
    <w:rsid w:val="00064FC9"/>
    <w:rsid w:val="000669FE"/>
    <w:rsid w:val="000863BB"/>
    <w:rsid w:val="00095008"/>
    <w:rsid w:val="000951A5"/>
    <w:rsid w:val="000A1D69"/>
    <w:rsid w:val="000A2112"/>
    <w:rsid w:val="000B7583"/>
    <w:rsid w:val="000D0A69"/>
    <w:rsid w:val="000D7EB8"/>
    <w:rsid w:val="000E4F10"/>
    <w:rsid w:val="00105C6D"/>
    <w:rsid w:val="0010724B"/>
    <w:rsid w:val="00112547"/>
    <w:rsid w:val="00113D8D"/>
    <w:rsid w:val="00120DF4"/>
    <w:rsid w:val="00122857"/>
    <w:rsid w:val="00123380"/>
    <w:rsid w:val="00124142"/>
    <w:rsid w:val="001251B1"/>
    <w:rsid w:val="00130567"/>
    <w:rsid w:val="001458AA"/>
    <w:rsid w:val="001721A9"/>
    <w:rsid w:val="00180AEC"/>
    <w:rsid w:val="00180FE9"/>
    <w:rsid w:val="00181A3E"/>
    <w:rsid w:val="0019723D"/>
    <w:rsid w:val="001D3195"/>
    <w:rsid w:val="001D5CB1"/>
    <w:rsid w:val="001F46E3"/>
    <w:rsid w:val="0020729C"/>
    <w:rsid w:val="00211289"/>
    <w:rsid w:val="00226F0C"/>
    <w:rsid w:val="00231A65"/>
    <w:rsid w:val="00236ECB"/>
    <w:rsid w:val="002403FC"/>
    <w:rsid w:val="002414E7"/>
    <w:rsid w:val="002549D8"/>
    <w:rsid w:val="00264FD8"/>
    <w:rsid w:val="00280E83"/>
    <w:rsid w:val="002B5468"/>
    <w:rsid w:val="002C49DE"/>
    <w:rsid w:val="002D50D7"/>
    <w:rsid w:val="002F06F4"/>
    <w:rsid w:val="002F6499"/>
    <w:rsid w:val="0030544B"/>
    <w:rsid w:val="00325C8A"/>
    <w:rsid w:val="00352FCC"/>
    <w:rsid w:val="003602FE"/>
    <w:rsid w:val="00370AD7"/>
    <w:rsid w:val="00383C11"/>
    <w:rsid w:val="00391197"/>
    <w:rsid w:val="003916B6"/>
    <w:rsid w:val="003B31B9"/>
    <w:rsid w:val="003B4625"/>
    <w:rsid w:val="003C01AE"/>
    <w:rsid w:val="003C31F2"/>
    <w:rsid w:val="003D7788"/>
    <w:rsid w:val="00403F4E"/>
    <w:rsid w:val="004061B2"/>
    <w:rsid w:val="004308A9"/>
    <w:rsid w:val="0044055A"/>
    <w:rsid w:val="0045092D"/>
    <w:rsid w:val="004947D0"/>
    <w:rsid w:val="004B5161"/>
    <w:rsid w:val="004D5044"/>
    <w:rsid w:val="004D6DE9"/>
    <w:rsid w:val="004D7609"/>
    <w:rsid w:val="004D7C7E"/>
    <w:rsid w:val="004F2503"/>
    <w:rsid w:val="005037B6"/>
    <w:rsid w:val="00513816"/>
    <w:rsid w:val="005173F5"/>
    <w:rsid w:val="005175F3"/>
    <w:rsid w:val="005338DF"/>
    <w:rsid w:val="00555542"/>
    <w:rsid w:val="005651B1"/>
    <w:rsid w:val="005662FA"/>
    <w:rsid w:val="00572E27"/>
    <w:rsid w:val="0057495B"/>
    <w:rsid w:val="00577F28"/>
    <w:rsid w:val="00593E67"/>
    <w:rsid w:val="005953E9"/>
    <w:rsid w:val="00597313"/>
    <w:rsid w:val="005B5DE2"/>
    <w:rsid w:val="005C4513"/>
    <w:rsid w:val="005D0CBC"/>
    <w:rsid w:val="005D3A1A"/>
    <w:rsid w:val="005D5CEA"/>
    <w:rsid w:val="005E470F"/>
    <w:rsid w:val="005E62A1"/>
    <w:rsid w:val="005E72C2"/>
    <w:rsid w:val="005E7892"/>
    <w:rsid w:val="005F45D5"/>
    <w:rsid w:val="005F45F6"/>
    <w:rsid w:val="0060232D"/>
    <w:rsid w:val="00616903"/>
    <w:rsid w:val="00623AF1"/>
    <w:rsid w:val="00633034"/>
    <w:rsid w:val="006353D4"/>
    <w:rsid w:val="00641A1F"/>
    <w:rsid w:val="006542E4"/>
    <w:rsid w:val="00655B2A"/>
    <w:rsid w:val="00661B6E"/>
    <w:rsid w:val="00664655"/>
    <w:rsid w:val="00673F22"/>
    <w:rsid w:val="006778A5"/>
    <w:rsid w:val="00677F01"/>
    <w:rsid w:val="00685D96"/>
    <w:rsid w:val="006903E8"/>
    <w:rsid w:val="00694586"/>
    <w:rsid w:val="006A469E"/>
    <w:rsid w:val="006A6349"/>
    <w:rsid w:val="006B449E"/>
    <w:rsid w:val="006C19A8"/>
    <w:rsid w:val="006D4430"/>
    <w:rsid w:val="006E518A"/>
    <w:rsid w:val="00703C3B"/>
    <w:rsid w:val="0071169B"/>
    <w:rsid w:val="007427BA"/>
    <w:rsid w:val="007705B5"/>
    <w:rsid w:val="00775ED9"/>
    <w:rsid w:val="007826BB"/>
    <w:rsid w:val="00785573"/>
    <w:rsid w:val="007953D5"/>
    <w:rsid w:val="007A6A1D"/>
    <w:rsid w:val="007B1651"/>
    <w:rsid w:val="007C64CB"/>
    <w:rsid w:val="007D5307"/>
    <w:rsid w:val="007D5EF0"/>
    <w:rsid w:val="007F6524"/>
    <w:rsid w:val="008016AF"/>
    <w:rsid w:val="00805770"/>
    <w:rsid w:val="008712B0"/>
    <w:rsid w:val="008A041A"/>
    <w:rsid w:val="008A10BD"/>
    <w:rsid w:val="008A25B7"/>
    <w:rsid w:val="008A67A6"/>
    <w:rsid w:val="008B5FFD"/>
    <w:rsid w:val="008B77D8"/>
    <w:rsid w:val="008C3504"/>
    <w:rsid w:val="008C5162"/>
    <w:rsid w:val="008D2044"/>
    <w:rsid w:val="008D35D5"/>
    <w:rsid w:val="008F7599"/>
    <w:rsid w:val="00904F54"/>
    <w:rsid w:val="00914C84"/>
    <w:rsid w:val="0091648E"/>
    <w:rsid w:val="00917ADF"/>
    <w:rsid w:val="00936F5F"/>
    <w:rsid w:val="009534AA"/>
    <w:rsid w:val="00955190"/>
    <w:rsid w:val="009577DE"/>
    <w:rsid w:val="00964B3A"/>
    <w:rsid w:val="00967528"/>
    <w:rsid w:val="009802F8"/>
    <w:rsid w:val="00985E75"/>
    <w:rsid w:val="009A2552"/>
    <w:rsid w:val="009B39F9"/>
    <w:rsid w:val="009B4718"/>
    <w:rsid w:val="009B4910"/>
    <w:rsid w:val="009B5701"/>
    <w:rsid w:val="009C54F1"/>
    <w:rsid w:val="009D1D2A"/>
    <w:rsid w:val="009E3666"/>
    <w:rsid w:val="009F7725"/>
    <w:rsid w:val="00A03AC6"/>
    <w:rsid w:val="00A33908"/>
    <w:rsid w:val="00A3556B"/>
    <w:rsid w:val="00A409EB"/>
    <w:rsid w:val="00A53021"/>
    <w:rsid w:val="00A67D07"/>
    <w:rsid w:val="00A711F6"/>
    <w:rsid w:val="00A756BE"/>
    <w:rsid w:val="00A75AC6"/>
    <w:rsid w:val="00A761CE"/>
    <w:rsid w:val="00A76C9A"/>
    <w:rsid w:val="00A8344C"/>
    <w:rsid w:val="00AA2954"/>
    <w:rsid w:val="00AA74EB"/>
    <w:rsid w:val="00AB0989"/>
    <w:rsid w:val="00AC3B42"/>
    <w:rsid w:val="00AD3E26"/>
    <w:rsid w:val="00AD7C71"/>
    <w:rsid w:val="00AE0881"/>
    <w:rsid w:val="00AE36AD"/>
    <w:rsid w:val="00B008DF"/>
    <w:rsid w:val="00B01850"/>
    <w:rsid w:val="00B041F6"/>
    <w:rsid w:val="00B07D09"/>
    <w:rsid w:val="00B13BD1"/>
    <w:rsid w:val="00B24783"/>
    <w:rsid w:val="00B34B12"/>
    <w:rsid w:val="00B430E0"/>
    <w:rsid w:val="00B44214"/>
    <w:rsid w:val="00B65CE4"/>
    <w:rsid w:val="00B76835"/>
    <w:rsid w:val="00B76A3C"/>
    <w:rsid w:val="00B821B6"/>
    <w:rsid w:val="00B8233B"/>
    <w:rsid w:val="00BC19C1"/>
    <w:rsid w:val="00BC665C"/>
    <w:rsid w:val="00BD3753"/>
    <w:rsid w:val="00BE3FFE"/>
    <w:rsid w:val="00BE71EC"/>
    <w:rsid w:val="00BE7913"/>
    <w:rsid w:val="00C15833"/>
    <w:rsid w:val="00C27570"/>
    <w:rsid w:val="00C62A22"/>
    <w:rsid w:val="00C6730C"/>
    <w:rsid w:val="00C67B71"/>
    <w:rsid w:val="00C70460"/>
    <w:rsid w:val="00C73C19"/>
    <w:rsid w:val="00C81736"/>
    <w:rsid w:val="00C93A69"/>
    <w:rsid w:val="00CB024D"/>
    <w:rsid w:val="00CB62A5"/>
    <w:rsid w:val="00CC7561"/>
    <w:rsid w:val="00CD0561"/>
    <w:rsid w:val="00CD3599"/>
    <w:rsid w:val="00CF0413"/>
    <w:rsid w:val="00CF14E1"/>
    <w:rsid w:val="00CF5F73"/>
    <w:rsid w:val="00D0266A"/>
    <w:rsid w:val="00D06170"/>
    <w:rsid w:val="00D27F4C"/>
    <w:rsid w:val="00D33850"/>
    <w:rsid w:val="00D37C36"/>
    <w:rsid w:val="00D52552"/>
    <w:rsid w:val="00D778FA"/>
    <w:rsid w:val="00D83DD0"/>
    <w:rsid w:val="00D91837"/>
    <w:rsid w:val="00D92303"/>
    <w:rsid w:val="00DA692D"/>
    <w:rsid w:val="00DE32BC"/>
    <w:rsid w:val="00DE38C0"/>
    <w:rsid w:val="00DF7115"/>
    <w:rsid w:val="00E01F3A"/>
    <w:rsid w:val="00E3136A"/>
    <w:rsid w:val="00E328CA"/>
    <w:rsid w:val="00E50943"/>
    <w:rsid w:val="00E54CF9"/>
    <w:rsid w:val="00E60188"/>
    <w:rsid w:val="00E6739D"/>
    <w:rsid w:val="00E771CB"/>
    <w:rsid w:val="00E815D9"/>
    <w:rsid w:val="00E8411F"/>
    <w:rsid w:val="00E91897"/>
    <w:rsid w:val="00EB2732"/>
    <w:rsid w:val="00EC1803"/>
    <w:rsid w:val="00ED3DD1"/>
    <w:rsid w:val="00ED472E"/>
    <w:rsid w:val="00EE538B"/>
    <w:rsid w:val="00EF345A"/>
    <w:rsid w:val="00EF668D"/>
    <w:rsid w:val="00F1216B"/>
    <w:rsid w:val="00F13871"/>
    <w:rsid w:val="00F231E8"/>
    <w:rsid w:val="00F32BDD"/>
    <w:rsid w:val="00F34EDC"/>
    <w:rsid w:val="00F65208"/>
    <w:rsid w:val="00F754B7"/>
    <w:rsid w:val="00F758DD"/>
    <w:rsid w:val="00F759E0"/>
    <w:rsid w:val="00F81CCD"/>
    <w:rsid w:val="00F83A68"/>
    <w:rsid w:val="00F9063E"/>
    <w:rsid w:val="00F90EFF"/>
    <w:rsid w:val="00FA3943"/>
    <w:rsid w:val="00FB4FCB"/>
    <w:rsid w:val="00FB6563"/>
    <w:rsid w:val="00FE6B5B"/>
    <w:rsid w:val="00FF1240"/>
    <w:rsid w:val="0886C2E6"/>
    <w:rsid w:val="20398839"/>
    <w:rsid w:val="221B9A25"/>
    <w:rsid w:val="2B2EDEF9"/>
    <w:rsid w:val="3FC2474F"/>
    <w:rsid w:val="443C1951"/>
    <w:rsid w:val="44CD214E"/>
    <w:rsid w:val="54E4C5C2"/>
    <w:rsid w:val="6331521B"/>
    <w:rsid w:val="68975B68"/>
    <w:rsid w:val="6FE9156B"/>
    <w:rsid w:val="7595246C"/>
    <w:rsid w:val="760391B8"/>
    <w:rsid w:val="7FFE0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4D500B"/>
  <w15:chartTrackingRefBased/>
  <w15:docId w15:val="{4B8D2560-D202-4627-9202-08FEA6A644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5468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C3B42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3B42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AC3B42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AC3B42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AC3B42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936F5F"/>
    <w:pPr>
      <w:widowControl/>
      <w:tabs>
        <w:tab w:val="right" w:leader="dot" w:pos="9016"/>
      </w:tabs>
      <w:wordWrap/>
      <w:autoSpaceDE/>
      <w:autoSpaceDN/>
      <w:spacing w:after="100" w:line="360" w:lineRule="auto"/>
      <w:jc w:val="left"/>
    </w:pPr>
    <w:rPr>
      <w:rFonts w:cs="Times New Roman"/>
      <w:b/>
      <w:bCs/>
      <w:noProof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AC3B42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character" w:styleId="a4">
    <w:name w:val="Hyperlink"/>
    <w:basedOn w:val="a0"/>
    <w:uiPriority w:val="99"/>
    <w:unhideWhenUsed/>
    <w:rsid w:val="00AC3B42"/>
    <w:rPr>
      <w:color w:val="0563C1" w:themeColor="hyperlink"/>
      <w:u w:val="single"/>
    </w:rPr>
  </w:style>
  <w:style w:type="paragraph" w:customStyle="1" w:styleId="a5">
    <w:name w:val="바탕글"/>
    <w:basedOn w:val="a"/>
    <w:rsid w:val="00BC19C1"/>
    <w:pPr>
      <w:spacing w:after="0" w:line="384" w:lineRule="auto"/>
      <w:textAlignment w:val="baseline"/>
    </w:pPr>
    <w:rPr>
      <w:rFonts w:ascii="한컴바탕" w:eastAsia="굴림" w:hAnsi="굴림" w:cs="굴림"/>
      <w:color w:val="000000"/>
      <w:kern w:val="0"/>
      <w:szCs w:val="20"/>
    </w:rPr>
  </w:style>
  <w:style w:type="paragraph" w:styleId="a6">
    <w:name w:val="caption"/>
    <w:basedOn w:val="a"/>
    <w:next w:val="a"/>
    <w:uiPriority w:val="35"/>
    <w:unhideWhenUsed/>
    <w:qFormat/>
    <w:rsid w:val="00BC19C1"/>
    <w:rPr>
      <w:b/>
      <w:bCs/>
      <w:szCs w:val="20"/>
    </w:rPr>
  </w:style>
  <w:style w:type="paragraph" w:styleId="a7">
    <w:name w:val="Revision"/>
    <w:hidden/>
    <w:uiPriority w:val="99"/>
    <w:semiHidden/>
    <w:rsid w:val="006A6349"/>
    <w:pPr>
      <w:spacing w:after="0" w:line="240" w:lineRule="auto"/>
      <w:jc w:val="left"/>
    </w:pPr>
  </w:style>
  <w:style w:type="character" w:styleId="a8">
    <w:name w:val="annotation reference"/>
    <w:basedOn w:val="a0"/>
    <w:uiPriority w:val="99"/>
    <w:semiHidden/>
    <w:unhideWhenUsed/>
    <w:rsid w:val="00CC7561"/>
    <w:rPr>
      <w:sz w:val="18"/>
      <w:szCs w:val="18"/>
    </w:rPr>
  </w:style>
  <w:style w:type="paragraph" w:styleId="a9">
    <w:name w:val="annotation text"/>
    <w:basedOn w:val="a"/>
    <w:link w:val="Char"/>
    <w:uiPriority w:val="99"/>
    <w:semiHidden/>
    <w:unhideWhenUsed/>
    <w:rsid w:val="00CC7561"/>
    <w:pPr>
      <w:jc w:val="left"/>
    </w:pPr>
  </w:style>
  <w:style w:type="character" w:customStyle="1" w:styleId="Char">
    <w:name w:val="메모 텍스트 Char"/>
    <w:basedOn w:val="a0"/>
    <w:link w:val="a9"/>
    <w:uiPriority w:val="99"/>
    <w:semiHidden/>
    <w:rsid w:val="00CC7561"/>
  </w:style>
  <w:style w:type="paragraph" w:styleId="aa">
    <w:name w:val="annotation subject"/>
    <w:basedOn w:val="a9"/>
    <w:next w:val="a9"/>
    <w:link w:val="Char0"/>
    <w:uiPriority w:val="99"/>
    <w:semiHidden/>
    <w:unhideWhenUsed/>
    <w:rsid w:val="00CC7561"/>
    <w:rPr>
      <w:b/>
      <w:bCs/>
    </w:rPr>
  </w:style>
  <w:style w:type="character" w:customStyle="1" w:styleId="Char0">
    <w:name w:val="메모 주제 Char"/>
    <w:basedOn w:val="Char"/>
    <w:link w:val="aa"/>
    <w:uiPriority w:val="99"/>
    <w:semiHidden/>
    <w:rsid w:val="00CC7561"/>
    <w:rPr>
      <w:b/>
      <w:bCs/>
    </w:rPr>
  </w:style>
  <w:style w:type="paragraph" w:styleId="ab">
    <w:name w:val="header"/>
    <w:basedOn w:val="a"/>
    <w:link w:val="Char1"/>
    <w:uiPriority w:val="99"/>
    <w:unhideWhenUsed/>
    <w:rsid w:val="00C73C19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b"/>
    <w:uiPriority w:val="99"/>
    <w:rsid w:val="00C73C19"/>
  </w:style>
  <w:style w:type="paragraph" w:styleId="ac">
    <w:name w:val="footer"/>
    <w:basedOn w:val="a"/>
    <w:link w:val="Char2"/>
    <w:uiPriority w:val="99"/>
    <w:unhideWhenUsed/>
    <w:rsid w:val="00C73C19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c"/>
    <w:uiPriority w:val="99"/>
    <w:rsid w:val="00C73C19"/>
  </w:style>
  <w:style w:type="character" w:customStyle="1" w:styleId="11">
    <w:name w:val="확인되지 않은 멘션1"/>
    <w:basedOn w:val="a0"/>
    <w:uiPriority w:val="99"/>
    <w:semiHidden/>
    <w:unhideWhenUsed/>
    <w:rsid w:val="00664655"/>
    <w:rPr>
      <w:color w:val="605E5C"/>
      <w:shd w:val="clear" w:color="auto" w:fill="E1DFDD"/>
    </w:rPr>
  </w:style>
  <w:style w:type="paragraph" w:styleId="ad">
    <w:name w:val="Balloon Text"/>
    <w:basedOn w:val="a"/>
    <w:link w:val="Char3"/>
    <w:uiPriority w:val="99"/>
    <w:semiHidden/>
    <w:unhideWhenUsed/>
    <w:rsid w:val="004F250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d"/>
    <w:uiPriority w:val="99"/>
    <w:semiHidden/>
    <w:rsid w:val="004F2503"/>
    <w:rPr>
      <w:rFonts w:asciiTheme="majorHAnsi" w:eastAsiaTheme="majorEastAsia" w:hAnsiTheme="majorHAnsi" w:cstheme="majorBidi"/>
      <w:sz w:val="18"/>
      <w:szCs w:val="18"/>
    </w:rPr>
  </w:style>
  <w:style w:type="character" w:styleId="ae">
    <w:name w:val="FollowedHyperlink"/>
    <w:basedOn w:val="a0"/>
    <w:uiPriority w:val="99"/>
    <w:semiHidden/>
    <w:unhideWhenUsed/>
    <w:rsid w:val="0006428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81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53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1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15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68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1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16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97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7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15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36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93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1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68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3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87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93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85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8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1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0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2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28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12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7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76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09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5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9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1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1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86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33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69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91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8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8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97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8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15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6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1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7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2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73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7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0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79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16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06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8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86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80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1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68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7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1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50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4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53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8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34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16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7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54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06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8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96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1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38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29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2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5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50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5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17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0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0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9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1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96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8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44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12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62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93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07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84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6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87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34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82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5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26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8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8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5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95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5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1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8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5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70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1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60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20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63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01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45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17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3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97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49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72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4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36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00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8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0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3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2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48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93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26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4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33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02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8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20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2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76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41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10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6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96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03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1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68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67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25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85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2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44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0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86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82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4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0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20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4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5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41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19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4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3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17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30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7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50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9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16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9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63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36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9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42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86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7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05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4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5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2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88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3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68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1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5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4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92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0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9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76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95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9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9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0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44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86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56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04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8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35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4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33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8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58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1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68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12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39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2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7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09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61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22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65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25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7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8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13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8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18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65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5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0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45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74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5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32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17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45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99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26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0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olab.research.google.com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343A8C-6448-43FF-B475-0E14A02B97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20</Pages>
  <Words>1554</Words>
  <Characters>8861</Characters>
  <Application>Microsoft Office Word</Application>
  <DocSecurity>0</DocSecurity>
  <Lines>73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홍석영</dc:creator>
  <cp:keywords/>
  <dc:description/>
  <cp:lastModifiedBy>장교진</cp:lastModifiedBy>
  <cp:revision>12</cp:revision>
  <dcterms:created xsi:type="dcterms:W3CDTF">2022-02-17T06:28:00Z</dcterms:created>
  <dcterms:modified xsi:type="dcterms:W3CDTF">2022-02-17T06:38:00Z</dcterms:modified>
</cp:coreProperties>
</file>