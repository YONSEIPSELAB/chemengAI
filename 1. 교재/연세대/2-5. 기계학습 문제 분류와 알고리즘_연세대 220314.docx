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07C65" w14:textId="6CA55862" w:rsidR="00B07D09" w:rsidRPr="00B008DF" w:rsidRDefault="00200434" w:rsidP="00781689">
      <w:pPr>
        <w:pStyle w:val="1"/>
        <w:numPr>
          <w:ilvl w:val="0"/>
          <w:numId w:val="33"/>
        </w:numPr>
      </w:pPr>
      <w:r>
        <w:rPr>
          <w:rFonts w:hint="eastAsia"/>
        </w:rPr>
        <w:t xml:space="preserve">기계학습 </w:t>
      </w:r>
      <w:r w:rsidR="00C326B7">
        <w:rPr>
          <w:rFonts w:hint="eastAsia"/>
        </w:rPr>
        <w:t>문제 분류와 알고리즘</w:t>
      </w:r>
    </w:p>
    <w:p w14:paraId="20DF32EB" w14:textId="77777777" w:rsidR="007F6A72" w:rsidRPr="007F6A72" w:rsidRDefault="007F6A72" w:rsidP="004918E1"/>
    <w:p w14:paraId="4532E259" w14:textId="1F9D19E7" w:rsidR="004918E1" w:rsidRDefault="002E5DD9" w:rsidP="004918E1">
      <w:pPr>
        <w:pStyle w:val="2"/>
        <w:numPr>
          <w:ilvl w:val="0"/>
          <w:numId w:val="34"/>
        </w:numPr>
      </w:pPr>
      <w:r>
        <w:rPr>
          <w:rFonts w:hint="eastAsia"/>
        </w:rPr>
        <w:t>기계학습 문제 분류</w:t>
      </w:r>
    </w:p>
    <w:p w14:paraId="64254955" w14:textId="37D7E4D0" w:rsidR="00E62B8C" w:rsidRDefault="00E97E33" w:rsidP="004C1877">
      <w:r>
        <w:rPr>
          <w:rFonts w:hint="eastAsia"/>
        </w:rPr>
        <w:t>주어진 문제를 해결하는 수 있도록 수집한 데이터를 수학적 모델을 통해 기계를 학습시키는 것을 기계학습이라 한다.</w:t>
      </w:r>
      <w:r>
        <w:t xml:space="preserve"> </w:t>
      </w:r>
      <w:r>
        <w:rPr>
          <w:rFonts w:hint="eastAsia"/>
        </w:rPr>
        <w:t xml:space="preserve">기계학습 알고리즘은 </w:t>
      </w:r>
      <w:r w:rsidR="003B19D0">
        <w:rPr>
          <w:rFonts w:hint="eastAsia"/>
        </w:rPr>
        <w:t>크게 지도학습,</w:t>
      </w:r>
      <w:r w:rsidR="003B19D0">
        <w:t xml:space="preserve"> </w:t>
      </w:r>
      <w:r w:rsidR="003B19D0">
        <w:rPr>
          <w:rFonts w:hint="eastAsia"/>
        </w:rPr>
        <w:t>비지도학습, 강화학습으로 나누어지며, 많이 사용하는 지도학습과 비지도학습에 대해서 알아보도록 한다.</w:t>
      </w:r>
    </w:p>
    <w:p w14:paraId="7071C47E" w14:textId="77777777" w:rsidR="00E62B8C" w:rsidRPr="00E62B8C" w:rsidRDefault="00E62B8C" w:rsidP="00E97E33">
      <w:pPr>
        <w:spacing w:line="360" w:lineRule="auto"/>
        <w:rPr>
          <w:rFonts w:eastAsiaTheme="minorHAnsi" w:cs="굴림"/>
          <w:color w:val="000000"/>
          <w:kern w:val="0"/>
          <w:sz w:val="22"/>
        </w:rPr>
      </w:pPr>
    </w:p>
    <w:p w14:paraId="20309293" w14:textId="77777777" w:rsidR="00AD2BA7" w:rsidRDefault="00E62B8C" w:rsidP="00CC320E">
      <w:pPr>
        <w:keepNext/>
        <w:spacing w:line="360" w:lineRule="auto"/>
        <w:jc w:val="center"/>
      </w:pPr>
      <w:r w:rsidRPr="00E62B8C">
        <w:rPr>
          <w:rFonts w:eastAsiaTheme="minorHAnsi" w:cs="굴림"/>
          <w:noProof/>
          <w:color w:val="000000"/>
          <w:kern w:val="0"/>
          <w:sz w:val="22"/>
        </w:rPr>
        <w:drawing>
          <wp:inline distT="0" distB="0" distL="0" distR="0" wp14:anchorId="0EC8155C" wp14:editId="0A24E2F1">
            <wp:extent cx="4888931" cy="346710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4248" cy="347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1A2C" w14:textId="79B5F932" w:rsidR="00E62B8C" w:rsidRDefault="00AD2BA7" w:rsidP="00CC320E">
      <w:pPr>
        <w:pStyle w:val="a6"/>
        <w:jc w:val="center"/>
        <w:rPr>
          <w:rFonts w:eastAsiaTheme="minorHAnsi" w:cs="굴림" w:hint="eastAsia"/>
          <w:color w:val="000000"/>
          <w:kern w:val="0"/>
          <w:sz w:val="22"/>
        </w:rPr>
      </w:pPr>
      <w:r>
        <w:t xml:space="preserve">그림 </w:t>
      </w:r>
      <w:fldSimple w:instr=" SEQ 그림 \* ARABIC ">
        <w:r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기계학습 문제 분류</w:t>
      </w:r>
    </w:p>
    <w:p w14:paraId="14DADB00" w14:textId="7953C87E" w:rsidR="00B01850" w:rsidRDefault="00781689" w:rsidP="007F6A72">
      <w:pPr>
        <w:pStyle w:val="3"/>
        <w:numPr>
          <w:ilvl w:val="0"/>
          <w:numId w:val="36"/>
        </w:numPr>
        <w:ind w:leftChars="0" w:firstLineChars="0"/>
      </w:pPr>
      <w:r>
        <w:rPr>
          <w:rFonts w:hint="eastAsia"/>
        </w:rPr>
        <w:t>지도학습</w:t>
      </w:r>
    </w:p>
    <w:p w14:paraId="7A447927" w14:textId="22CD1568" w:rsidR="007505AB" w:rsidRPr="007505AB" w:rsidRDefault="003B19D0" w:rsidP="004C1877">
      <w:r>
        <w:rPr>
          <w:rFonts w:hint="eastAsia"/>
        </w:rPr>
        <w:t>실용적인 기계학습의 대부분은 지도학습을 사용한다.</w:t>
      </w:r>
      <w:r w:rsidR="009178B5">
        <w:t xml:space="preserve"> </w:t>
      </w:r>
      <w:r w:rsidR="009178B5">
        <w:rPr>
          <w:rFonts w:hint="eastAsia"/>
        </w:rPr>
        <w:t>지도학습은</w:t>
      </w:r>
      <w:r w:rsidR="009178B5" w:rsidRPr="009178B5">
        <w:rPr>
          <w:rFonts w:hint="eastAsia"/>
        </w:rPr>
        <w:t xml:space="preserve"> </w:t>
      </w:r>
      <w:r w:rsidR="009178B5">
        <w:rPr>
          <w:rFonts w:hint="eastAsia"/>
        </w:rPr>
        <w:t xml:space="preserve">수학적 모델(지도학습 알고리즘)을 가지고 학습데이터 내의 정답과 </w:t>
      </w:r>
      <w:r w:rsidR="00C326B7">
        <w:rPr>
          <w:rFonts w:hint="eastAsia"/>
        </w:rPr>
        <w:t xml:space="preserve">입력 </w:t>
      </w:r>
      <w:r w:rsidR="009178B5">
        <w:rPr>
          <w:rFonts w:hint="eastAsia"/>
        </w:rPr>
        <w:t>간의 관계를 파악하여, 주어진 문제에 대한 올바른 정답을 예측하는 방법이다.</w:t>
      </w:r>
      <w:r w:rsidR="009178B5">
        <w:t xml:space="preserve"> </w:t>
      </w:r>
      <w:r w:rsidR="009178B5">
        <w:rPr>
          <w:rFonts w:hint="eastAsia"/>
        </w:rPr>
        <w:t>따라서,</w:t>
      </w:r>
      <w:r w:rsidR="009178B5">
        <w:t xml:space="preserve"> </w:t>
      </w:r>
      <w:r w:rsidR="009178B5">
        <w:rPr>
          <w:rFonts w:hint="eastAsia"/>
        </w:rPr>
        <w:t>지도학습에 쓰이는</w:t>
      </w:r>
      <w:r>
        <w:t xml:space="preserve"> </w:t>
      </w:r>
      <w:r>
        <w:rPr>
          <w:rFonts w:hint="eastAsia"/>
        </w:rPr>
        <w:t>학습데이터는</w:t>
      </w:r>
      <w:r w:rsidR="004E7363">
        <w:rPr>
          <w:rFonts w:hint="eastAsia"/>
        </w:rPr>
        <w:t xml:space="preserve"> 정확한</w:t>
      </w:r>
      <w:r>
        <w:rPr>
          <w:rFonts w:hint="eastAsia"/>
        </w:rPr>
        <w:t xml:space="preserve"> </w:t>
      </w:r>
      <w:r w:rsidR="004E7363">
        <w:rPr>
          <w:rFonts w:hint="eastAsia"/>
        </w:rPr>
        <w:t>정</w:t>
      </w:r>
      <w:r>
        <w:rPr>
          <w:rFonts w:hint="eastAsia"/>
        </w:rPr>
        <w:t xml:space="preserve">답과 </w:t>
      </w:r>
      <w:r w:rsidR="009178B5">
        <w:rPr>
          <w:rFonts w:hint="eastAsia"/>
        </w:rPr>
        <w:t xml:space="preserve">문제에 대한 </w:t>
      </w:r>
      <w:r>
        <w:rPr>
          <w:rFonts w:hint="eastAsia"/>
        </w:rPr>
        <w:t>힌</w:t>
      </w:r>
      <w:r w:rsidR="004E7363">
        <w:rPr>
          <w:rFonts w:hint="eastAsia"/>
        </w:rPr>
        <w:t xml:space="preserve">트를 가져야 </w:t>
      </w:r>
      <w:r>
        <w:rPr>
          <w:rFonts w:hint="eastAsia"/>
        </w:rPr>
        <w:t>한다.</w:t>
      </w:r>
      <w:r w:rsidR="009178B5">
        <w:t xml:space="preserve"> </w:t>
      </w:r>
      <w:r w:rsidR="009178B5">
        <w:rPr>
          <w:rFonts w:hint="eastAsia"/>
        </w:rPr>
        <w:t>지도학습은 주로 분류,</w:t>
      </w:r>
      <w:r w:rsidR="009178B5">
        <w:t xml:space="preserve"> </w:t>
      </w:r>
      <w:r w:rsidR="009178B5">
        <w:rPr>
          <w:rFonts w:hint="eastAsia"/>
        </w:rPr>
        <w:t>회귀문제</w:t>
      </w:r>
      <w:r w:rsidR="001B5218">
        <w:rPr>
          <w:rFonts w:hint="eastAsia"/>
        </w:rPr>
        <w:t>의 유형이 적용된다.</w:t>
      </w:r>
    </w:p>
    <w:p w14:paraId="1F682AF3" w14:textId="77777777" w:rsidR="007505AB" w:rsidRPr="007505AB" w:rsidRDefault="007505AB" w:rsidP="007505AB">
      <w:pPr>
        <w:spacing w:line="360" w:lineRule="auto"/>
        <w:rPr>
          <w:rFonts w:eastAsiaTheme="minorHAnsi" w:cs="굴림"/>
          <w:color w:val="000000"/>
          <w:kern w:val="0"/>
          <w:sz w:val="22"/>
        </w:rPr>
      </w:pPr>
    </w:p>
    <w:p w14:paraId="27D793FA" w14:textId="2A0C3C39" w:rsidR="002E5DD9" w:rsidRPr="001B5218" w:rsidRDefault="002E5DD9" w:rsidP="001B5218">
      <w:pPr>
        <w:pStyle w:val="3"/>
        <w:numPr>
          <w:ilvl w:val="0"/>
          <w:numId w:val="36"/>
        </w:numPr>
        <w:ind w:leftChars="0" w:firstLineChars="0"/>
      </w:pPr>
      <w:r>
        <w:rPr>
          <w:rFonts w:hint="eastAsia"/>
        </w:rPr>
        <w:lastRenderedPageBreak/>
        <w:t>비지도학습</w:t>
      </w:r>
    </w:p>
    <w:p w14:paraId="1AF601EA" w14:textId="49BBD099" w:rsidR="001B5218" w:rsidRDefault="001B5218" w:rsidP="004C1877">
      <w:r>
        <w:rPr>
          <w:rFonts w:hint="eastAsia"/>
        </w:rPr>
        <w:t>비지도학습은 관측치들의 특성 정보를 담고 있는 학습데이터를 주로 사용하며, 지도학습과는 달리 학습데이터에 정답이 없다.</w:t>
      </w:r>
      <w:r w:rsidR="00A8423B">
        <w:t xml:space="preserve"> </w:t>
      </w:r>
      <w:r>
        <w:rPr>
          <w:rFonts w:hint="eastAsia"/>
        </w:rPr>
        <w:t>비지도학습은 학습데이터의 구조, 분포,</w:t>
      </w:r>
      <w:r>
        <w:t xml:space="preserve"> </w:t>
      </w:r>
      <w:r>
        <w:rPr>
          <w:rFonts w:hint="eastAsia"/>
        </w:rPr>
        <w:t>패턴,</w:t>
      </w:r>
      <w:r>
        <w:t xml:space="preserve"> </w:t>
      </w:r>
      <w:r>
        <w:rPr>
          <w:rFonts w:hint="eastAsia"/>
        </w:rPr>
        <w:t>특성 등을 파악한다.</w:t>
      </w:r>
      <w:r>
        <w:t xml:space="preserve"> </w:t>
      </w:r>
      <w:r w:rsidR="00A8423B">
        <w:rPr>
          <w:rFonts w:hint="eastAsia"/>
        </w:rPr>
        <w:t>주로 어떤 대상들을 구분해서 그룹을 만드는 군집화 문제,</w:t>
      </w:r>
      <w:r w:rsidR="00A8423B">
        <w:t xml:space="preserve"> </w:t>
      </w:r>
      <w:r w:rsidR="00A8423B">
        <w:rPr>
          <w:rFonts w:hint="eastAsia"/>
        </w:rPr>
        <w:t>서로 연관된 특징을 찾아내는 연관 문제 즉, 탐색적인 목적의 문제의 유형에 적용된다.</w:t>
      </w:r>
    </w:p>
    <w:p w14:paraId="12C1C7A8" w14:textId="77777777" w:rsidR="00E62B8C" w:rsidRPr="000B1CB8" w:rsidRDefault="00E62B8C" w:rsidP="000B1CB8"/>
    <w:p w14:paraId="0AF90FF3" w14:textId="30BAF499" w:rsidR="002E5DD9" w:rsidRPr="00AD2BA7" w:rsidRDefault="002E5DD9" w:rsidP="000B1CB8"/>
    <w:p w14:paraId="40AD14E1" w14:textId="77777777" w:rsidR="00AD2BA7" w:rsidRDefault="00AD2BA7" w:rsidP="00CC320E">
      <w:pPr>
        <w:keepNext/>
        <w:jc w:val="center"/>
      </w:pPr>
      <w:r w:rsidRPr="00AD2BA7">
        <w:drawing>
          <wp:inline distT="0" distB="0" distL="0" distR="0" wp14:anchorId="68E45D0F" wp14:editId="7876D503">
            <wp:extent cx="5731510" cy="3662045"/>
            <wp:effectExtent l="0" t="0" r="2540" b="0"/>
            <wp:docPr id="1026" name="Picture 2" descr="Machine Learning Approaches and Its Applications | by Brij Rokad |  DataDrivenInvestor">
              <a:extLst xmlns:a="http://schemas.openxmlformats.org/drawingml/2006/main">
                <a:ext uri="{FF2B5EF4-FFF2-40B4-BE49-F238E27FC236}">
                  <a16:creationId xmlns:a16="http://schemas.microsoft.com/office/drawing/2014/main" id="{E5D43B9B-E883-4509-A099-2124047C78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Machine Learning Approaches and Its Applications | by Brij Rokad |  DataDrivenInvestor">
                      <a:extLst>
                        <a:ext uri="{FF2B5EF4-FFF2-40B4-BE49-F238E27FC236}">
                          <a16:creationId xmlns:a16="http://schemas.microsoft.com/office/drawing/2014/main" id="{E5D43B9B-E883-4509-A099-2124047C784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153AB8" w14:textId="43A0E6BD" w:rsidR="00E62B8C" w:rsidRDefault="00AD2BA7" w:rsidP="00CC320E">
      <w:pPr>
        <w:pStyle w:val="a6"/>
        <w:jc w:val="center"/>
      </w:pPr>
      <w:r>
        <w:t xml:space="preserve">그림 </w:t>
      </w:r>
      <w:fldSimple w:instr=" SEQ 그림 \* ARABIC ">
        <w:r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 xml:space="preserve">다양한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알고리즘</w:t>
      </w:r>
    </w:p>
    <w:p w14:paraId="777D7A21" w14:textId="4B8000BF" w:rsidR="00AD2BA7" w:rsidRDefault="004E46D8" w:rsidP="000B1CB8">
      <w:pPr>
        <w:rPr>
          <w:rFonts w:hint="eastAsia"/>
        </w:rPr>
      </w:pPr>
      <w:r>
        <w:rPr>
          <w:rFonts w:hint="eastAsia"/>
        </w:rPr>
        <w:t>그림</w:t>
      </w:r>
      <w:r>
        <w:t>2</w:t>
      </w:r>
      <w:r>
        <w:rPr>
          <w:rFonts w:hint="eastAsia"/>
        </w:rPr>
        <w:t>와 같이 무수히</w:t>
      </w:r>
      <w:r>
        <w:t xml:space="preserve"> </w:t>
      </w:r>
      <w:r>
        <w:rPr>
          <w:rFonts w:hint="eastAsia"/>
        </w:rPr>
        <w:t>많은</w:t>
      </w:r>
      <w:r>
        <w:t xml:space="preserve"> </w:t>
      </w:r>
      <w:r>
        <w:rPr>
          <w:rFonts w:hint="eastAsia"/>
        </w:rPr>
        <w:t>알고리즘이 개발되어 있고</w:t>
      </w:r>
      <w:r>
        <w:t xml:space="preserve"> </w:t>
      </w:r>
      <w:r>
        <w:rPr>
          <w:rFonts w:hint="eastAsia"/>
        </w:rPr>
        <w:t>현재도 끊임없이 발전 중이다.</w:t>
      </w:r>
      <w:r>
        <w:t xml:space="preserve"> </w:t>
      </w:r>
      <w:r>
        <w:rPr>
          <w:rFonts w:hint="eastAsia"/>
        </w:rPr>
        <w:t>대중적인 알고리즘들은</w:t>
      </w:r>
      <w:r>
        <w:t xml:space="preserve"> </w:t>
      </w:r>
      <w:r>
        <w:rPr>
          <w:rFonts w:hint="eastAsia"/>
        </w:rPr>
        <w:t>배포된 라이브러리를</w:t>
      </w:r>
      <w:r>
        <w:t xml:space="preserve"> </w:t>
      </w:r>
      <w:r>
        <w:rPr>
          <w:rFonts w:hint="eastAsia"/>
        </w:rPr>
        <w:t xml:space="preserve">설치하여 사용할 수 있고 최신 알고리즘들은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등에 공개되어 있는 오픈소스 코드를 활용하여 구현할 수 있다.</w:t>
      </w:r>
      <w:r>
        <w:t xml:space="preserve"> </w:t>
      </w:r>
    </w:p>
    <w:p w14:paraId="49B6CF8D" w14:textId="77777777" w:rsidR="00AD2BA7" w:rsidRDefault="00AD2BA7" w:rsidP="00CC320E">
      <w:pPr>
        <w:keepNext/>
        <w:jc w:val="center"/>
      </w:pPr>
      <w:r w:rsidRPr="00AD2BA7">
        <w:lastRenderedPageBreak/>
        <w:drawing>
          <wp:inline distT="0" distB="0" distL="0" distR="0" wp14:anchorId="4230ACD4" wp14:editId="3E884EF1">
            <wp:extent cx="5731510" cy="3573145"/>
            <wp:effectExtent l="0" t="0" r="2540" b="8255"/>
            <wp:docPr id="5122" name="Picture 2" descr="Choosing the right estimator — scikit-learn 0.24.2 documentation">
              <a:extLst xmlns:a="http://schemas.openxmlformats.org/drawingml/2006/main">
                <a:ext uri="{FF2B5EF4-FFF2-40B4-BE49-F238E27FC236}">
                  <a16:creationId xmlns:a16="http://schemas.microsoft.com/office/drawing/2014/main" id="{A12C00BC-1D7F-4665-A682-1B18C952C6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hoosing the right estimator — scikit-learn 0.24.2 documentation">
                      <a:extLst>
                        <a:ext uri="{FF2B5EF4-FFF2-40B4-BE49-F238E27FC236}">
                          <a16:creationId xmlns:a16="http://schemas.microsoft.com/office/drawing/2014/main" id="{A12C00BC-1D7F-4665-A682-1B18C952C67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0FBF15" w14:textId="16C1A9DC" w:rsidR="00AD2BA7" w:rsidRDefault="00AD2BA7" w:rsidP="00CC320E">
      <w:pPr>
        <w:pStyle w:val="a6"/>
        <w:jc w:val="center"/>
      </w:pPr>
      <w:r>
        <w:t xml:space="preserve">그림 </w:t>
      </w:r>
      <w:fldSimple w:instr=" SEQ 그림 \* ARABIC ">
        <w:r>
          <w:rPr>
            <w:noProof/>
          </w:rPr>
          <w:t>3</w:t>
        </w:r>
      </w:fldSimple>
      <w:r>
        <w:t xml:space="preserve">.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알고리즘 선택 방법</w:t>
      </w:r>
    </w:p>
    <w:p w14:paraId="7D5E912A" w14:textId="20A2A0FB" w:rsidR="00AD2BA7" w:rsidRDefault="004E46D8" w:rsidP="000B1CB8">
      <w:pPr>
        <w:rPr>
          <w:rFonts w:hint="eastAsia"/>
        </w:rPr>
      </w:pPr>
      <w:r>
        <w:rPr>
          <w:rFonts w:hint="eastAsia"/>
        </w:rPr>
        <w:t>무수히 많은 알고리즘들 중에 어떤 알고리즘을 사용할 것인가는 문제의 세부 조건에 따라 그림</w:t>
      </w:r>
      <w:r>
        <w:t>3</w:t>
      </w:r>
      <w:r>
        <w:rPr>
          <w:rFonts w:hint="eastAsia"/>
        </w:rPr>
        <w:t>을 참고하여 결정할 수 있다.</w:t>
      </w:r>
      <w:r>
        <w:t xml:space="preserve"> </w:t>
      </w:r>
      <w:r>
        <w:rPr>
          <w:rFonts w:hint="eastAsia"/>
        </w:rPr>
        <w:t xml:space="preserve">데이터의 </w:t>
      </w:r>
      <w:r w:rsidR="00CC320E">
        <w:rPr>
          <w:rFonts w:hint="eastAsia"/>
        </w:rPr>
        <w:t>종류,</w:t>
      </w:r>
      <w:r w:rsidR="00CC320E">
        <w:t xml:space="preserve"> </w:t>
      </w:r>
      <w:r>
        <w:rPr>
          <w:rFonts w:hint="eastAsia"/>
        </w:rPr>
        <w:t>크기</w:t>
      </w:r>
      <w:r>
        <w:t>,</w:t>
      </w:r>
      <w:r w:rsidR="00CC320E">
        <w:rPr>
          <w:rFonts w:hint="eastAsia"/>
        </w:rPr>
        <w:t xml:space="preserve"> 속성</w:t>
      </w:r>
      <w:r w:rsidR="00CC320E">
        <w:t xml:space="preserve">, </w:t>
      </w:r>
      <w:r w:rsidR="00CC320E">
        <w:rPr>
          <w:rFonts w:hint="eastAsia"/>
        </w:rPr>
        <w:t>라벨 여부</w:t>
      </w:r>
      <w:r w:rsidR="00CC320E">
        <w:t xml:space="preserve"> </w:t>
      </w:r>
      <w:r w:rsidR="00CC320E">
        <w:rPr>
          <w:rFonts w:hint="eastAsia"/>
        </w:rPr>
        <w:t>등이 알고리즘 선정에 영향을 미</w:t>
      </w:r>
      <w:del w:id="0" w:author="장교진" w:date="2022-03-14T12:47:00Z">
        <w:r w:rsidR="00CC320E" w:rsidDel="00CC320E">
          <w:rPr>
            <w:rFonts w:hint="eastAsia"/>
          </w:rPr>
          <w:delText>칠 수 있다.</w:delText>
        </w:r>
      </w:del>
      <w:ins w:id="1" w:author="장교진" w:date="2022-03-14T12:47:00Z">
        <w:r w:rsidR="00CC320E">
          <w:rPr>
            <w:rFonts w:hint="eastAsia"/>
          </w:rPr>
          <w:t>치게 된다.</w:t>
        </w:r>
      </w:ins>
    </w:p>
    <w:p w14:paraId="5762AEE6" w14:textId="77777777" w:rsidR="004E46D8" w:rsidRPr="00A8423B" w:rsidRDefault="004E46D8" w:rsidP="000B1CB8">
      <w:pPr>
        <w:rPr>
          <w:rFonts w:hint="eastAsia"/>
        </w:rPr>
      </w:pPr>
    </w:p>
    <w:p w14:paraId="1AF8E7C5" w14:textId="5E7E92BB" w:rsidR="00BC19C1" w:rsidRDefault="00010665" w:rsidP="00781689">
      <w:pPr>
        <w:pStyle w:val="2"/>
        <w:numPr>
          <w:ilvl w:val="0"/>
          <w:numId w:val="34"/>
        </w:numPr>
      </w:pPr>
      <w:r>
        <w:rPr>
          <w:rFonts w:hint="eastAsia"/>
        </w:rPr>
        <w:t>지도학습 알고리즘</w:t>
      </w:r>
    </w:p>
    <w:p w14:paraId="38CFEDD2" w14:textId="14B29D36" w:rsidR="000B1CB8" w:rsidRPr="000B1CB8" w:rsidRDefault="000B1CB8" w:rsidP="000B1CB8">
      <w:r>
        <w:rPr>
          <w:rFonts w:hint="eastAsia"/>
        </w:rPr>
        <w:t xml:space="preserve">지도학습의 다양한 알고리즘 </w:t>
      </w:r>
      <w:r w:rsidR="00020B3E">
        <w:rPr>
          <w:rFonts w:hint="eastAsia"/>
        </w:rPr>
        <w:t>중 서</w:t>
      </w:r>
      <w:r>
        <w:rPr>
          <w:rFonts w:hint="eastAsia"/>
        </w:rPr>
        <w:t xml:space="preserve">포트 벡터 </w:t>
      </w:r>
      <w:proofErr w:type="spellStart"/>
      <w:r>
        <w:rPr>
          <w:rFonts w:hint="eastAsia"/>
        </w:rPr>
        <w:t>머신과</w:t>
      </w:r>
      <w:proofErr w:type="spellEnd"/>
      <w:r>
        <w:rPr>
          <w:rFonts w:hint="eastAsia"/>
        </w:rPr>
        <w:t xml:space="preserve"> </w:t>
      </w:r>
      <w:r w:rsidR="00020B3E">
        <w:rPr>
          <w:rFonts w:hint="eastAsia"/>
        </w:rPr>
        <w:t>인공신경망</w:t>
      </w:r>
      <w:r w:rsidR="00020B3E">
        <w:t xml:space="preserve"> </w:t>
      </w:r>
      <w:r w:rsidR="00020B3E">
        <w:rPr>
          <w:rFonts w:hint="eastAsia"/>
        </w:rPr>
        <w:t>알고리즘에 대해 알아보겠다.</w:t>
      </w:r>
      <w:r w:rsidR="00020B3E">
        <w:t xml:space="preserve"> </w:t>
      </w:r>
      <w:r w:rsidR="00020B3E">
        <w:rPr>
          <w:rFonts w:hint="eastAsia"/>
        </w:rPr>
        <w:t>두 기법 모두 간단한 구조에서부터 시작할 수 있고 분류와 회귀 문제에서 뛰어난 성능을 보인다.</w:t>
      </w:r>
      <w:r w:rsidR="00020B3E">
        <w:t xml:space="preserve"> Part3</w:t>
      </w:r>
      <w:r w:rsidR="00020B3E">
        <w:rPr>
          <w:rFonts w:hint="eastAsia"/>
        </w:rPr>
        <w:t>에서</w:t>
      </w:r>
      <w:r w:rsidR="00020B3E">
        <w:t xml:space="preserve"> </w:t>
      </w:r>
      <w:r w:rsidR="00020B3E">
        <w:rPr>
          <w:rFonts w:hint="eastAsia"/>
        </w:rPr>
        <w:t>서포트 벡터 머신(C</w:t>
      </w:r>
      <w:r w:rsidR="00020B3E">
        <w:t>hap3-1,2)</w:t>
      </w:r>
      <w:r w:rsidR="00020B3E">
        <w:rPr>
          <w:rFonts w:hint="eastAsia"/>
        </w:rPr>
        <w:t>과 인공신경망</w:t>
      </w:r>
      <w:r w:rsidR="00B01E8C">
        <w:rPr>
          <w:rFonts w:hint="eastAsia"/>
        </w:rPr>
        <w:t>(</w:t>
      </w:r>
      <w:r w:rsidR="00B01E8C">
        <w:t>Chap2-1,2, Chap4-1,2)</w:t>
      </w:r>
      <w:r w:rsidR="00020B3E">
        <w:rPr>
          <w:rFonts w:hint="eastAsia"/>
        </w:rPr>
        <w:t>이 화학공학에서</w:t>
      </w:r>
      <w:r w:rsidR="00020B3E">
        <w:t xml:space="preserve"> </w:t>
      </w:r>
      <w:r w:rsidR="00020B3E">
        <w:rPr>
          <w:rFonts w:hint="eastAsia"/>
        </w:rPr>
        <w:t xml:space="preserve">적용되는 예제를 확인할 수 있다. </w:t>
      </w:r>
    </w:p>
    <w:p w14:paraId="0AA563FA" w14:textId="300494DE" w:rsidR="00664655" w:rsidRPr="00572E27" w:rsidRDefault="001A266F" w:rsidP="00781689">
      <w:pPr>
        <w:pStyle w:val="3"/>
        <w:numPr>
          <w:ilvl w:val="0"/>
          <w:numId w:val="37"/>
        </w:numPr>
        <w:ind w:leftChars="0" w:firstLineChars="0"/>
      </w:pPr>
      <w:r>
        <w:rPr>
          <w:rFonts w:hint="eastAsia"/>
        </w:rPr>
        <w:t>서포트 벡터 머신(S</w:t>
      </w:r>
      <w:r>
        <w:t>upport vector machine, SVM)</w:t>
      </w:r>
    </w:p>
    <w:p w14:paraId="647A31FC" w14:textId="5FD9B180" w:rsidR="00664655" w:rsidRPr="001E0CB1" w:rsidRDefault="007A2068" w:rsidP="004C1877">
      <w:r>
        <w:rPr>
          <w:rFonts w:hint="eastAsia"/>
        </w:rPr>
        <w:t xml:space="preserve">서포트 벡터 </w:t>
      </w:r>
      <w:proofErr w:type="spellStart"/>
      <w:r>
        <w:rPr>
          <w:rFonts w:hint="eastAsia"/>
        </w:rPr>
        <w:t>머신은</w:t>
      </w:r>
      <w:proofErr w:type="spellEnd"/>
      <w:r>
        <w:rPr>
          <w:rFonts w:hint="eastAsia"/>
        </w:rPr>
        <w:t xml:space="preserve"> 분류 문제에 주로 적용되는 알고리즘이다.</w:t>
      </w:r>
      <w:r w:rsidR="00B355F0">
        <w:t xml:space="preserve"> </w:t>
      </w:r>
      <w:r w:rsidR="00B355F0">
        <w:rPr>
          <w:rFonts w:hint="eastAsia"/>
        </w:rPr>
        <w:t xml:space="preserve">학습이 진행되면서 학습데이터를 클래스로 분리하는 </w:t>
      </w:r>
      <w:proofErr w:type="spellStart"/>
      <w:r w:rsidR="00B355F0">
        <w:rPr>
          <w:rFonts w:hint="eastAsia"/>
        </w:rPr>
        <w:t>초평면</w:t>
      </w:r>
      <w:proofErr w:type="spellEnd"/>
      <w:r w:rsidR="00B355F0">
        <w:rPr>
          <w:rFonts w:hint="eastAsia"/>
        </w:rPr>
        <w:t>(</w:t>
      </w:r>
      <w:r w:rsidR="00B355F0">
        <w:t>hyperplane)</w:t>
      </w:r>
      <w:r w:rsidR="00B355F0">
        <w:rPr>
          <w:rFonts w:hint="eastAsia"/>
        </w:rPr>
        <w:t>을 최적으로 분리하는 선형분리를 찾는다.</w:t>
      </w:r>
      <w:r w:rsidR="00607B25">
        <w:t xml:space="preserve"> </w:t>
      </w:r>
      <w:r w:rsidR="00012E71">
        <w:rPr>
          <w:rFonts w:hint="eastAsia"/>
        </w:rPr>
        <w:t xml:space="preserve">두 클래스 사이에 서로 가장 가까운 점을 서포트 벡터라고 한다. 서포트 벡터와 초평면과의 </w:t>
      </w:r>
      <w:r w:rsidR="00607B25">
        <w:rPr>
          <w:rFonts w:hint="eastAsia"/>
        </w:rPr>
        <w:t>거리를 마진이라고 부르며,</w:t>
      </w:r>
      <w:r w:rsidR="00607B25">
        <w:t xml:space="preserve"> SVM</w:t>
      </w:r>
      <w:r w:rsidR="00607B25">
        <w:rPr>
          <w:rFonts w:hint="eastAsia"/>
        </w:rPr>
        <w:t xml:space="preserve">의 목표는 이 마진을 </w:t>
      </w:r>
      <w:proofErr w:type="spellStart"/>
      <w:r w:rsidR="00607B25">
        <w:rPr>
          <w:rFonts w:hint="eastAsia"/>
        </w:rPr>
        <w:t>최대화시키는</w:t>
      </w:r>
      <w:proofErr w:type="spellEnd"/>
      <w:r w:rsidR="00607B25">
        <w:rPr>
          <w:rFonts w:hint="eastAsia"/>
        </w:rPr>
        <w:t xml:space="preserve"> 것이다.</w:t>
      </w:r>
      <w:r w:rsidR="00607B25">
        <w:t xml:space="preserve"> </w:t>
      </w:r>
      <w:r w:rsidR="00607B25">
        <w:rPr>
          <w:rFonts w:hint="eastAsia"/>
        </w:rPr>
        <w:t>즉,</w:t>
      </w:r>
      <w:r w:rsidR="00607B25">
        <w:t xml:space="preserve"> </w:t>
      </w:r>
      <w:r w:rsidR="00607B25">
        <w:rPr>
          <w:rFonts w:hint="eastAsia"/>
        </w:rPr>
        <w:t>마진이 최대에 도달하면 그때의 초평면이 최적의 값을 갖는다.</w:t>
      </w:r>
    </w:p>
    <w:p w14:paraId="7665228B" w14:textId="77777777" w:rsidR="00781689" w:rsidRPr="00607B25" w:rsidRDefault="00781689" w:rsidP="000B1CB8"/>
    <w:p w14:paraId="386C3117" w14:textId="16F8420C" w:rsidR="00B355F0" w:rsidRDefault="00B355F0" w:rsidP="000B1CB8">
      <w:r w:rsidRPr="00B355F0">
        <w:rPr>
          <w:noProof/>
        </w:rPr>
        <w:lastRenderedPageBreak/>
        <w:drawing>
          <wp:inline distT="0" distB="0" distL="0" distR="0" wp14:anchorId="4D0A800E" wp14:editId="26DF6DAF">
            <wp:extent cx="3610479" cy="3019846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56A8" w14:textId="77777777" w:rsidR="00B355F0" w:rsidRDefault="00B355F0" w:rsidP="000B1CB8"/>
    <w:p w14:paraId="10B50D5A" w14:textId="2CE6685D" w:rsidR="00A95CA5" w:rsidRPr="00A95CA5" w:rsidRDefault="00A95CA5" w:rsidP="000B1CB8">
      <w:r>
        <w:rPr>
          <w:rFonts w:hint="eastAsia"/>
        </w:rPr>
        <w:t>SVM 알고리즘은 학습 데이터에서의 서포트 벡터가 클래스 사이의 결정 경계(</w:t>
      </w:r>
      <w:r>
        <w:t xml:space="preserve">decision boundary)를 </w:t>
      </w:r>
      <w:r>
        <w:rPr>
          <w:rFonts w:hint="eastAsia"/>
        </w:rPr>
        <w:t>구분하는데 얼마나 중요한지를 학습시켜준다.</w:t>
      </w:r>
      <w:r>
        <w:t xml:space="preserve"> </w:t>
      </w:r>
      <w:r>
        <w:rPr>
          <w:rFonts w:hint="eastAsia"/>
        </w:rPr>
        <w:t xml:space="preserve">위의 그림의 경우에는 데이터가 </w:t>
      </w:r>
      <w:r>
        <w:t>2</w:t>
      </w:r>
      <w:r>
        <w:rPr>
          <w:rFonts w:hint="eastAsia"/>
        </w:rPr>
        <w:t xml:space="preserve">차원이지만 초평면은 </w:t>
      </w:r>
      <w:r>
        <w:t>1</w:t>
      </w:r>
      <w:r>
        <w:rPr>
          <w:rFonts w:hint="eastAsia"/>
        </w:rPr>
        <w:t>차원이다.</w:t>
      </w:r>
      <w:r>
        <w:t xml:space="preserve"> </w:t>
      </w:r>
      <w:r>
        <w:rPr>
          <w:rFonts w:hint="eastAsia"/>
        </w:rPr>
        <w:t xml:space="preserve">더 높은 차원의 학습데이터, 예를 들어 </w:t>
      </w:r>
      <w:r>
        <w:t>n</w:t>
      </w:r>
      <w:r>
        <w:rPr>
          <w:rFonts w:hint="eastAsia"/>
        </w:rPr>
        <w:t>차원의 데이터</w:t>
      </w:r>
      <w:r w:rsidR="005B2098">
        <w:rPr>
          <w:rFonts w:hint="eastAsia"/>
        </w:rPr>
        <w:t xml:space="preserve">라면 이를 구분하는 초평면은 </w:t>
      </w:r>
      <w:r w:rsidR="005B2098">
        <w:t>n-1</w:t>
      </w:r>
      <w:r w:rsidR="005B2098">
        <w:rPr>
          <w:rFonts w:hint="eastAsia"/>
        </w:rPr>
        <w:t>차원의 값을 가질 것이다.</w:t>
      </w:r>
      <w:r>
        <w:rPr>
          <w:rFonts w:hint="eastAsia"/>
        </w:rPr>
        <w:t xml:space="preserve"> </w:t>
      </w:r>
    </w:p>
    <w:p w14:paraId="5E08BFDB" w14:textId="77777777" w:rsidR="00A95CA5" w:rsidRPr="00A95CA5" w:rsidRDefault="00A95CA5" w:rsidP="000B1CB8"/>
    <w:p w14:paraId="1B0D4707" w14:textId="38189E47" w:rsidR="002320F1" w:rsidRDefault="001A266F" w:rsidP="00781689">
      <w:pPr>
        <w:pStyle w:val="3"/>
        <w:numPr>
          <w:ilvl w:val="0"/>
          <w:numId w:val="37"/>
        </w:numPr>
        <w:ind w:leftChars="0" w:firstLineChars="0"/>
      </w:pPr>
      <w:r>
        <w:rPr>
          <w:rFonts w:hint="eastAsia"/>
        </w:rPr>
        <w:t>인공신경망(</w:t>
      </w:r>
      <w:r>
        <w:t>Artificial neural network, ANN)</w:t>
      </w:r>
    </w:p>
    <w:p w14:paraId="2ACBF851" w14:textId="553640BE" w:rsidR="001E0CB1" w:rsidRDefault="00225A5F" w:rsidP="004C1877">
      <w:r>
        <w:rPr>
          <w:rFonts w:hint="eastAsia"/>
        </w:rPr>
        <w:t>인공신경망은 신경계의 뉴런이 과거 데이터에서 학습하는 것처럼 인간의 두뇌를 모델로 한 특수한 유형의 지도학습 알고리즘이다.</w:t>
      </w:r>
      <w:r w:rsidR="002A7F2E">
        <w:t xml:space="preserve"> </w:t>
      </w:r>
      <w:r w:rsidR="00197562">
        <w:rPr>
          <w:rFonts w:hint="eastAsia"/>
        </w:rPr>
        <w:t>인공신경망은 입력과 출력 사이의 관계를 알아내기 위한 비선형 모델이며,</w:t>
      </w:r>
      <w:r w:rsidR="00197562">
        <w:t xml:space="preserve"> </w:t>
      </w:r>
      <w:r w:rsidR="00197562">
        <w:rPr>
          <w:rFonts w:hint="eastAsia"/>
        </w:rPr>
        <w:t>이미지 인식,</w:t>
      </w:r>
      <w:r w:rsidR="00197562">
        <w:t xml:space="preserve"> </w:t>
      </w:r>
      <w:r w:rsidR="00197562">
        <w:rPr>
          <w:rFonts w:hint="eastAsia"/>
        </w:rPr>
        <w:t>음성 인식,</w:t>
      </w:r>
      <w:r w:rsidR="00197562">
        <w:t xml:space="preserve"> </w:t>
      </w:r>
      <w:r w:rsidR="00197562">
        <w:rPr>
          <w:rFonts w:hint="eastAsia"/>
        </w:rPr>
        <w:t>기계 번역 등 다양한 곳에 적용될 수 있다.</w:t>
      </w:r>
    </w:p>
    <w:p w14:paraId="1D5E950A" w14:textId="77777777" w:rsidR="00197562" w:rsidRDefault="00197562" w:rsidP="001E0CB1">
      <w:pPr>
        <w:spacing w:line="360" w:lineRule="auto"/>
        <w:rPr>
          <w:rFonts w:eastAsiaTheme="minorHAnsi" w:cs="굴림"/>
          <w:color w:val="000000"/>
          <w:kern w:val="0"/>
          <w:sz w:val="22"/>
        </w:rPr>
      </w:pPr>
    </w:p>
    <w:p w14:paraId="50885635" w14:textId="60ED96B6" w:rsidR="00197562" w:rsidRPr="007505AB" w:rsidRDefault="00197562" w:rsidP="001E0CB1">
      <w:pPr>
        <w:spacing w:line="360" w:lineRule="auto"/>
        <w:rPr>
          <w:rFonts w:eastAsiaTheme="minorHAnsi" w:cs="굴림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4CDE63A9" wp14:editId="06C3D02C">
            <wp:extent cx="5731510" cy="3001471"/>
            <wp:effectExtent l="0" t="0" r="2540" b="8890"/>
            <wp:docPr id="4" name="그림 4" descr="https://data-flair.training/blogs/wp-content/uploads/sites/2/2019/07/Introduction-to-Artificial-Neural-Networ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ata-flair.training/blogs/wp-content/uploads/sites/2/2019/07/Introduction-to-Artificial-Neural-Network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6B53" w14:textId="3DC7D898" w:rsidR="00781689" w:rsidRPr="00920AE0" w:rsidRDefault="00781689" w:rsidP="00781689">
      <w:pPr>
        <w:rPr>
          <w:sz w:val="22"/>
        </w:rPr>
      </w:pPr>
    </w:p>
    <w:p w14:paraId="36CD04FA" w14:textId="38CF582F" w:rsidR="00197562" w:rsidRDefault="00197562" w:rsidP="004C1877">
      <w:r w:rsidRPr="00920AE0">
        <w:rPr>
          <w:rFonts w:hint="eastAsia"/>
        </w:rPr>
        <w:t>위 그림과 같이 인공신경망은 입력, 은닉,</w:t>
      </w:r>
      <w:r w:rsidRPr="00920AE0">
        <w:t xml:space="preserve"> </w:t>
      </w:r>
      <w:r w:rsidRPr="00920AE0">
        <w:rPr>
          <w:rFonts w:hint="eastAsia"/>
        </w:rPr>
        <w:t>출</w:t>
      </w:r>
      <w:r w:rsidR="00920AE0" w:rsidRPr="00920AE0">
        <w:rPr>
          <w:rFonts w:hint="eastAsia"/>
        </w:rPr>
        <w:t xml:space="preserve">력 총 </w:t>
      </w:r>
      <w:r w:rsidR="00920AE0" w:rsidRPr="00920AE0">
        <w:t>3</w:t>
      </w:r>
      <w:r w:rsidR="00920AE0" w:rsidRPr="00920AE0">
        <w:rPr>
          <w:rFonts w:hint="eastAsia"/>
        </w:rPr>
        <w:t>개의 층</w:t>
      </w:r>
      <w:r w:rsidRPr="00920AE0">
        <w:rPr>
          <w:rFonts w:hint="eastAsia"/>
        </w:rPr>
        <w:t>을 가진다.</w:t>
      </w:r>
      <w:r w:rsidR="00920AE0" w:rsidRPr="00920AE0">
        <w:t xml:space="preserve"> </w:t>
      </w:r>
      <w:r w:rsidR="00920AE0">
        <w:rPr>
          <w:rFonts w:hint="eastAsia"/>
        </w:rPr>
        <w:t xml:space="preserve">각 층은 노드들로 구성되어 있으며, 어떤 값을 </w:t>
      </w:r>
      <w:proofErr w:type="spellStart"/>
      <w:r w:rsidR="00920AE0">
        <w:rPr>
          <w:rFonts w:hint="eastAsia"/>
        </w:rPr>
        <w:t>입력받고</w:t>
      </w:r>
      <w:proofErr w:type="spellEnd"/>
      <w:r w:rsidR="00920AE0">
        <w:rPr>
          <w:rFonts w:hint="eastAsia"/>
        </w:rPr>
        <w:t xml:space="preserve"> 출력하는 역할을 한다.</w:t>
      </w:r>
      <w:r w:rsidR="00920AE0">
        <w:t xml:space="preserve"> </w:t>
      </w:r>
      <w:r w:rsidR="00920AE0" w:rsidRPr="00920AE0">
        <w:rPr>
          <w:rFonts w:hint="eastAsia"/>
        </w:rPr>
        <w:t>입력 층은 이미지 픽셀,</w:t>
      </w:r>
      <w:r w:rsidR="00920AE0" w:rsidRPr="00920AE0">
        <w:t xml:space="preserve"> </w:t>
      </w:r>
      <w:r w:rsidR="00920AE0" w:rsidRPr="00920AE0">
        <w:rPr>
          <w:rFonts w:hint="eastAsia"/>
        </w:rPr>
        <w:t>텍스트,</w:t>
      </w:r>
      <w:r w:rsidR="00920AE0" w:rsidRPr="00920AE0">
        <w:t xml:space="preserve"> </w:t>
      </w:r>
      <w:r w:rsidR="00920AE0" w:rsidRPr="00920AE0">
        <w:rPr>
          <w:rFonts w:hint="eastAsia"/>
        </w:rPr>
        <w:t>오디오 파일 등의 형태의 정보를 받게 되는 층을 말한다.</w:t>
      </w:r>
      <w:r w:rsidR="00920AE0" w:rsidRPr="00920AE0">
        <w:t xml:space="preserve"> </w:t>
      </w:r>
      <w:r w:rsidR="00920AE0" w:rsidRPr="00920AE0">
        <w:rPr>
          <w:rFonts w:hint="eastAsia"/>
        </w:rPr>
        <w:t>은닉 층은 하나 혹은 여러 층으로 구성될 수 있으며,</w:t>
      </w:r>
      <w:r w:rsidR="00920AE0" w:rsidRPr="00920AE0">
        <w:t xml:space="preserve"> </w:t>
      </w:r>
      <w:r w:rsidR="00920AE0" w:rsidRPr="00920AE0">
        <w:rPr>
          <w:rFonts w:hint="eastAsia"/>
        </w:rPr>
        <w:t xml:space="preserve">입력 층에 들어온 데이터와의 수학적인 계산을 </w:t>
      </w:r>
      <w:r w:rsidR="00920AE0" w:rsidRPr="00920AE0">
        <w:rPr>
          <w:rFonts w:eastAsiaTheme="minorHAnsi" w:cs="굴림" w:hint="eastAsia"/>
          <w:color w:val="000000"/>
          <w:kern w:val="0"/>
        </w:rPr>
        <w:t>수행하고</w:t>
      </w:r>
      <w:r w:rsidR="00920AE0" w:rsidRPr="00920AE0">
        <w:rPr>
          <w:rFonts w:hint="eastAsia"/>
        </w:rPr>
        <w:t xml:space="preserve"> 패턴을 인식한다.</w:t>
      </w:r>
      <w:r w:rsidR="00920AE0" w:rsidRPr="00920AE0">
        <w:t xml:space="preserve"> </w:t>
      </w:r>
      <w:r w:rsidR="00920AE0" w:rsidRPr="00920AE0">
        <w:rPr>
          <w:rFonts w:hint="eastAsia"/>
        </w:rPr>
        <w:t>마지막으로 출력 층은 앞선 층에서 수행된 계산을 통해 얻은 결과를 출력한다.</w:t>
      </w:r>
      <w:r w:rsidR="00920AE0">
        <w:t xml:space="preserve"> </w:t>
      </w:r>
      <w:r w:rsidR="00920AE0">
        <w:rPr>
          <w:rFonts w:hint="eastAsia"/>
        </w:rPr>
        <w:t>출력 층 노드의 수는 문제의 종류에 따라서 결정된다.</w:t>
      </w:r>
    </w:p>
    <w:p w14:paraId="6EFDA9FE" w14:textId="4E8C0725" w:rsidR="00920AE0" w:rsidRDefault="00920AE0" w:rsidP="004C1877">
      <w:r>
        <w:rPr>
          <w:rFonts w:hint="eastAsia"/>
        </w:rPr>
        <w:t>인공신경망</w:t>
      </w:r>
      <w:r w:rsidR="0006395F">
        <w:rPr>
          <w:rFonts w:hint="eastAsia"/>
        </w:rPr>
        <w:t>에서 각 노드에는 할당된 가중치와 편향이 있다.</w:t>
      </w:r>
      <w:r w:rsidR="0006395F">
        <w:t xml:space="preserve"> </w:t>
      </w:r>
      <w:r w:rsidR="0006395F">
        <w:rPr>
          <w:rFonts w:hint="eastAsia"/>
        </w:rPr>
        <w:t>입력 층에서의 입력 노드는 입력된 값을 그대로 출력하고,</w:t>
      </w:r>
      <w:r w:rsidR="0006395F">
        <w:t xml:space="preserve"> </w:t>
      </w:r>
      <w:r w:rsidR="0006395F">
        <w:rPr>
          <w:rFonts w:hint="eastAsia"/>
        </w:rPr>
        <w:t>그 값을 은닉 노드에서 받아 특정 함수로 변환하여 출력하게 된다.</w:t>
      </w:r>
      <w:r w:rsidR="0006395F">
        <w:t xml:space="preserve"> </w:t>
      </w:r>
      <w:r w:rsidR="0006395F">
        <w:rPr>
          <w:rFonts w:hint="eastAsia"/>
        </w:rPr>
        <w:t>이 함수를 활성화 함수라고 한다.</w:t>
      </w:r>
      <w:r w:rsidR="0006395F">
        <w:t xml:space="preserve"> </w:t>
      </w:r>
      <w:r w:rsidR="0006395F">
        <w:rPr>
          <w:rFonts w:hint="eastAsia"/>
        </w:rPr>
        <w:t>활성화 함수는 보통 은닉과 출력 노드에 존재하며,</w:t>
      </w:r>
      <w:r w:rsidR="0006395F">
        <w:t xml:space="preserve"> </w:t>
      </w:r>
      <w:r w:rsidR="0006395F">
        <w:rPr>
          <w:rFonts w:hint="eastAsia"/>
        </w:rPr>
        <w:t>해당 노드에 입력된 값을 변환하여 출력하는 역할을 한다.</w:t>
      </w:r>
      <w:r w:rsidR="0006395F">
        <w:t xml:space="preserve"> </w:t>
      </w:r>
      <w:r w:rsidR="0006395F">
        <w:rPr>
          <w:rFonts w:hint="eastAsia"/>
        </w:rPr>
        <w:t xml:space="preserve">출력되는 값을 해당 노드가 정답을 </w:t>
      </w:r>
      <w:proofErr w:type="gramStart"/>
      <w:r w:rsidR="0006395F">
        <w:rPr>
          <w:rFonts w:hint="eastAsia"/>
        </w:rPr>
        <w:t>맞추는데</w:t>
      </w:r>
      <w:proofErr w:type="gramEnd"/>
      <w:r w:rsidR="0006395F">
        <w:rPr>
          <w:rFonts w:hint="eastAsia"/>
        </w:rPr>
        <w:t xml:space="preserve"> 기여하는 정도를 반영한다.</w:t>
      </w:r>
      <w:r w:rsidR="0006395F">
        <w:t xml:space="preserve"> </w:t>
      </w:r>
      <w:r w:rsidR="00CF5A2E">
        <w:rPr>
          <w:rFonts w:hint="eastAsia"/>
        </w:rPr>
        <w:t xml:space="preserve">주로 많이 쓰이는 함수로는 </w:t>
      </w:r>
      <w:r w:rsidR="00CF5A2E">
        <w:t xml:space="preserve">Sigmoid, RELU, </w:t>
      </w:r>
      <w:proofErr w:type="spellStart"/>
      <w:r w:rsidR="00CF5A2E">
        <w:t>Softmax</w:t>
      </w:r>
      <w:proofErr w:type="spellEnd"/>
      <w:r w:rsidR="00CF5A2E">
        <w:t xml:space="preserve">, tanh </w:t>
      </w:r>
      <w:r w:rsidR="00CF5A2E">
        <w:rPr>
          <w:rFonts w:hint="eastAsia"/>
        </w:rPr>
        <w:t>등이 있다.</w:t>
      </w:r>
    </w:p>
    <w:p w14:paraId="5855A150" w14:textId="77777777" w:rsidR="003C7FE2" w:rsidRDefault="003C7FE2" w:rsidP="00920AE0">
      <w:pPr>
        <w:spacing w:line="360" w:lineRule="auto"/>
        <w:rPr>
          <w:sz w:val="22"/>
        </w:rPr>
      </w:pPr>
    </w:p>
    <w:p w14:paraId="0F01C23F" w14:textId="546596C3" w:rsidR="003C7FE2" w:rsidRDefault="003C7FE2" w:rsidP="003C7FE2">
      <w:pPr>
        <w:spacing w:line="360" w:lineRule="auto"/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3BEC7FE3" wp14:editId="03AB0EDB">
            <wp:extent cx="4209415" cy="3390265"/>
            <wp:effectExtent l="0" t="0" r="635" b="635"/>
            <wp:docPr id="5" name="그림 5" descr="https://data-flair.training/blogs/wp-content/uploads/sites/2/2019/08/feedforward-artificial-neural-net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ata-flair.training/blogs/wp-content/uploads/sites/2/2019/08/feedforward-artificial-neural-network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582C" w14:textId="77777777" w:rsidR="003C7FE2" w:rsidRDefault="003C7FE2" w:rsidP="003C7FE2">
      <w:pPr>
        <w:spacing w:line="360" w:lineRule="auto"/>
        <w:jc w:val="center"/>
        <w:rPr>
          <w:sz w:val="22"/>
        </w:rPr>
      </w:pPr>
    </w:p>
    <w:p w14:paraId="6CFAE2A4" w14:textId="550057C6" w:rsidR="00CF5A2E" w:rsidRPr="00920AE0" w:rsidRDefault="003C7FE2" w:rsidP="004C1877">
      <w:r>
        <w:rPr>
          <w:rFonts w:hint="eastAsia"/>
        </w:rPr>
        <w:t>신경망 알고리즘은</w:t>
      </w:r>
      <w:r>
        <w:t xml:space="preserve"> Feedforward</w:t>
      </w:r>
      <w:r>
        <w:rPr>
          <w:rFonts w:hint="eastAsia"/>
        </w:rPr>
        <w:t xml:space="preserve"> 신경망과 </w:t>
      </w:r>
      <w:r>
        <w:t xml:space="preserve">Feedback </w:t>
      </w:r>
      <w:r>
        <w:rPr>
          <w:rFonts w:hint="eastAsia"/>
        </w:rPr>
        <w:t>신경망 두 가지 유형이 있다.</w:t>
      </w:r>
      <w:r>
        <w:t xml:space="preserve"> Feedforward </w:t>
      </w:r>
      <w:r>
        <w:rPr>
          <w:rFonts w:hint="eastAsia"/>
        </w:rPr>
        <w:t>인공신경망은 정보의 흐름이 입력 층에서 은닉 층,</w:t>
      </w:r>
      <w:r>
        <w:t xml:space="preserve"> </w:t>
      </w:r>
      <w:r>
        <w:rPr>
          <w:rFonts w:hint="eastAsia"/>
        </w:rPr>
        <w:t>그리고 출력 층으로 한 방향으로만 발생한다.</w:t>
      </w:r>
      <w:r>
        <w:t xml:space="preserve"> </w:t>
      </w:r>
      <w:r>
        <w:rPr>
          <w:rFonts w:hint="eastAsia"/>
        </w:rPr>
        <w:t>이 유형의 신경망은 분류,</w:t>
      </w:r>
      <w:r>
        <w:t xml:space="preserve"> </w:t>
      </w:r>
      <w:r>
        <w:rPr>
          <w:rFonts w:hint="eastAsia"/>
        </w:rPr>
        <w:t>이미지 인식과 같은 지도 학습에 주로 사용된다.</w:t>
      </w:r>
      <w:r>
        <w:t xml:space="preserve"> </w:t>
      </w:r>
      <w:r>
        <w:rPr>
          <w:rFonts w:hint="eastAsia"/>
        </w:rPr>
        <w:t>데이터가 순차적이지 않은 경우에 사용된다.</w:t>
      </w:r>
      <w:r>
        <w:t xml:space="preserve"> Feedback </w:t>
      </w:r>
      <w:r>
        <w:rPr>
          <w:rFonts w:hint="eastAsia"/>
        </w:rPr>
        <w:t xml:space="preserve">인공신경망은 출력 층의 출력이 다시 입력 층으로 입력되는 </w:t>
      </w:r>
      <w:r>
        <w:t>feedback</w:t>
      </w:r>
      <w:r>
        <w:rPr>
          <w:rFonts w:hint="eastAsia"/>
        </w:rPr>
        <w:t>이 작용되며,</w:t>
      </w:r>
      <w:r>
        <w:t xml:space="preserve"> </w:t>
      </w:r>
      <w:r>
        <w:rPr>
          <w:rFonts w:hint="eastAsia"/>
        </w:rPr>
        <w:t>Recurrent neural network의 경우와 같이 기억 유지를 한다.</w:t>
      </w:r>
      <w:r>
        <w:t xml:space="preserve"> </w:t>
      </w:r>
      <w:r>
        <w:rPr>
          <w:rFonts w:hint="eastAsia"/>
        </w:rPr>
        <w:t>이 유형은 데이터가 순차적이거나 시간 종속적인 영역에 주로 사용된다.</w:t>
      </w:r>
    </w:p>
    <w:p w14:paraId="7CB87457" w14:textId="77777777" w:rsidR="00920AE0" w:rsidRDefault="00920AE0" w:rsidP="00781689"/>
    <w:p w14:paraId="41B40B00" w14:textId="64BF6D1A" w:rsidR="00781689" w:rsidRDefault="00781689" w:rsidP="00781689">
      <w:pPr>
        <w:pStyle w:val="2"/>
        <w:numPr>
          <w:ilvl w:val="0"/>
          <w:numId w:val="34"/>
        </w:numPr>
      </w:pPr>
      <w:r>
        <w:rPr>
          <w:rFonts w:hint="eastAsia"/>
        </w:rPr>
        <w:t>비지도학습 알고리즘</w:t>
      </w:r>
    </w:p>
    <w:p w14:paraId="2D5279EF" w14:textId="12FF7133" w:rsidR="00B01E8C" w:rsidRPr="000B1CB8" w:rsidRDefault="00B01E8C" w:rsidP="00B01E8C">
      <w:r>
        <w:rPr>
          <w:rFonts w:hint="eastAsia"/>
        </w:rPr>
        <w:t xml:space="preserve">비지도학습의 다양한 알고리즘 중 주성분 분석 기법과 </w:t>
      </w:r>
      <w:proofErr w:type="spellStart"/>
      <w:r>
        <w:rPr>
          <w:rFonts w:hint="eastAsia"/>
        </w:rPr>
        <w:t>오토인코더</w:t>
      </w:r>
      <w:proofErr w:type="spellEnd"/>
      <w:r>
        <w:t xml:space="preserve"> </w:t>
      </w:r>
      <w:r>
        <w:rPr>
          <w:rFonts w:hint="eastAsia"/>
        </w:rPr>
        <w:t>알고리즘에 대해 알아보겠다.</w:t>
      </w:r>
      <w:r>
        <w:t xml:space="preserve"> </w:t>
      </w:r>
      <w:r>
        <w:rPr>
          <w:rFonts w:hint="eastAsia"/>
        </w:rPr>
        <w:t>비지도 학습은</w:t>
      </w:r>
      <w:r>
        <w:t xml:space="preserve"> </w:t>
      </w:r>
      <w:r>
        <w:rPr>
          <w:rFonts w:hint="eastAsia"/>
        </w:rPr>
        <w:t>고차원의 데이터를 저차원으로 축소시키는 대표적인 차원축소 기법이고</w:t>
      </w:r>
      <w:r>
        <w:t xml:space="preserve">, </w:t>
      </w:r>
      <w:proofErr w:type="spellStart"/>
      <w:r>
        <w:rPr>
          <w:rFonts w:hint="eastAsia"/>
        </w:rPr>
        <w:t>오토인코더는</w:t>
      </w:r>
      <w:proofErr w:type="spellEnd"/>
      <w:r w:rsidR="00B65484">
        <w:rPr>
          <w:rFonts w:hint="eastAsia"/>
        </w:rPr>
        <w:t xml:space="preserve"> 비선형</w:t>
      </w:r>
      <w:r w:rsidR="00B65484">
        <w:t xml:space="preserve"> </w:t>
      </w:r>
      <w:proofErr w:type="spellStart"/>
      <w:r w:rsidR="00B65484">
        <w:rPr>
          <w:rFonts w:hint="eastAsia"/>
        </w:rPr>
        <w:t>매니폴드를</w:t>
      </w:r>
      <w:proofErr w:type="spellEnd"/>
      <w:r w:rsidR="00B65484">
        <w:rPr>
          <w:rFonts w:hint="eastAsia"/>
        </w:rPr>
        <w:t xml:space="preserve"> 학습하여 차원축소 뿐만 아니라 노이즈 제거 등에도 활용될 수 있다.</w:t>
      </w:r>
      <w:r w:rsidR="00B65484">
        <w:t xml:space="preserve"> </w:t>
      </w:r>
      <w:r>
        <w:t>Part3</w:t>
      </w:r>
      <w:r>
        <w:rPr>
          <w:rFonts w:hint="eastAsia"/>
        </w:rPr>
        <w:t>에서</w:t>
      </w:r>
      <w:r>
        <w:t xml:space="preserve"> </w:t>
      </w:r>
      <w:r w:rsidR="00B65484">
        <w:rPr>
          <w:rFonts w:hint="eastAsia"/>
        </w:rPr>
        <w:t>주성분 분석</w:t>
      </w:r>
      <w:r>
        <w:rPr>
          <w:rFonts w:hint="eastAsia"/>
        </w:rPr>
        <w:t>(C</w:t>
      </w:r>
      <w:r>
        <w:t>hap</w:t>
      </w:r>
      <w:r w:rsidR="00B65484">
        <w:t>2</w:t>
      </w:r>
      <w:r>
        <w:t>-</w:t>
      </w:r>
      <w:r w:rsidR="00B65484">
        <w:t>3</w:t>
      </w:r>
      <w:r>
        <w:t>)</w:t>
      </w:r>
      <w:r>
        <w:rPr>
          <w:rFonts w:hint="eastAsia"/>
        </w:rPr>
        <w:t xml:space="preserve">과 </w:t>
      </w:r>
      <w:proofErr w:type="spellStart"/>
      <w:r w:rsidR="00B65484">
        <w:rPr>
          <w:rFonts w:hint="eastAsia"/>
        </w:rPr>
        <w:t>오토인코더</w:t>
      </w:r>
      <w:proofErr w:type="spellEnd"/>
      <w:r>
        <w:rPr>
          <w:rFonts w:hint="eastAsia"/>
        </w:rPr>
        <w:t>(</w:t>
      </w:r>
      <w:r w:rsidR="00B65484">
        <w:rPr>
          <w:rFonts w:hint="eastAsia"/>
        </w:rPr>
        <w:t>C</w:t>
      </w:r>
      <w:r w:rsidR="00B65484">
        <w:t>hap5-1</w:t>
      </w:r>
      <w:r>
        <w:t>)</w:t>
      </w:r>
      <w:r w:rsidR="00B65484">
        <w:rPr>
          <w:rFonts w:hint="eastAsia"/>
        </w:rPr>
        <w:t>가</w:t>
      </w:r>
      <w:r>
        <w:rPr>
          <w:rFonts w:hint="eastAsia"/>
        </w:rPr>
        <w:t xml:space="preserve"> 화학공학에서</w:t>
      </w:r>
      <w:r>
        <w:t xml:space="preserve"> </w:t>
      </w:r>
      <w:r>
        <w:rPr>
          <w:rFonts w:hint="eastAsia"/>
        </w:rPr>
        <w:t xml:space="preserve">적용되는 예제를 확인할 수 있다. </w:t>
      </w:r>
    </w:p>
    <w:p w14:paraId="1EC95870" w14:textId="77777777" w:rsidR="00B01E8C" w:rsidRPr="00B01E8C" w:rsidRDefault="00B01E8C" w:rsidP="00B01E8C"/>
    <w:p w14:paraId="31B8AF31" w14:textId="05A92B7D" w:rsidR="00781689" w:rsidRDefault="00781689" w:rsidP="00781689">
      <w:pPr>
        <w:pStyle w:val="3"/>
        <w:numPr>
          <w:ilvl w:val="0"/>
          <w:numId w:val="38"/>
        </w:numPr>
        <w:ind w:leftChars="0" w:firstLineChars="0"/>
      </w:pPr>
      <w:r>
        <w:rPr>
          <w:rFonts w:hint="eastAsia"/>
        </w:rPr>
        <w:t>주성분 분석(</w:t>
      </w:r>
      <w:r>
        <w:t>Principle components analysis, PCA)</w:t>
      </w:r>
    </w:p>
    <w:p w14:paraId="460A6DE7" w14:textId="14ECF013" w:rsidR="00C34425" w:rsidRDefault="00A8076B" w:rsidP="004C1877">
      <w:r>
        <w:rPr>
          <w:rFonts w:hint="eastAsia"/>
        </w:rPr>
        <w:t xml:space="preserve">주성분 분석은 비지도 기능 학습 알고리즘의 속도를 크게 높이는 데 사용할 수 있는 차원 축소 </w:t>
      </w:r>
      <w:r>
        <w:rPr>
          <w:rFonts w:hint="eastAsia"/>
        </w:rPr>
        <w:lastRenderedPageBreak/>
        <w:t>알고리즘이다.</w:t>
      </w:r>
      <w:r>
        <w:t xml:space="preserve"> </w:t>
      </w:r>
      <w:r w:rsidR="00C34425" w:rsidRPr="00C34425">
        <w:t>각각의 축이 주요 요소들을 표현하는 n-차원의 타원면에 데이터를 맞추는 것으로 생각</w:t>
      </w:r>
      <w:r>
        <w:rPr>
          <w:rFonts w:hint="eastAsia"/>
        </w:rPr>
        <w:t>할 수 있다.</w:t>
      </w:r>
      <w:r w:rsidR="00C34425" w:rsidRPr="00C34425">
        <w:t xml:space="preserve"> 여기서 우리의 데이터 집합의 표현에서 </w:t>
      </w:r>
      <w:r w:rsidR="00DF25BF">
        <w:rPr>
          <w:rFonts w:hint="eastAsia"/>
        </w:rPr>
        <w:t xml:space="preserve">몇 개의 </w:t>
      </w:r>
      <w:r w:rsidR="00C34425" w:rsidRPr="00C34425">
        <w:t>작은 축과 그에 해당하는 주요 요소들을 생략함으로써 우리는 상응하는 작은 정보만을 잃을 수 있다.</w:t>
      </w:r>
      <w:r w:rsidR="00DF25BF">
        <w:t xml:space="preserve"> </w:t>
      </w:r>
      <w:r w:rsidR="00DF25BF">
        <w:rPr>
          <w:rFonts w:hint="eastAsia"/>
        </w:rPr>
        <w:t>더욱이,</w:t>
      </w:r>
      <w:r w:rsidR="00DF25BF">
        <w:t xml:space="preserve"> </w:t>
      </w:r>
      <w:r w:rsidR="00DF25BF">
        <w:rPr>
          <w:rFonts w:hint="eastAsia"/>
        </w:rPr>
        <w:t>주성분 분석을 통해 많은 알고리즘의 중요한 사전 처리 단계를 구현할 수 있다.</w:t>
      </w:r>
    </w:p>
    <w:p w14:paraId="60C2CE49" w14:textId="5BEE3208" w:rsidR="00DF25BF" w:rsidRPr="00C34425" w:rsidRDefault="00DF25BF" w:rsidP="00C34425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76164A42" wp14:editId="46BCDC07">
            <wp:extent cx="5731510" cy="2271395"/>
            <wp:effectExtent l="0" t="0" r="2540" b="0"/>
            <wp:docPr id="7" name="그림 7" descr="MachineFairy] PCA 주성분분석 개념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Fairy] PCA 주성분분석 개념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92323" w14:textId="022ECB54" w:rsidR="00DF25BF" w:rsidRPr="004C1877" w:rsidRDefault="00DF25BF" w:rsidP="00DF25BF">
      <w:r w:rsidRPr="00DF25BF">
        <w:rPr>
          <w:rFonts w:hint="eastAsia"/>
        </w:rPr>
        <w:t>이미지에</w:t>
      </w:r>
      <w:r w:rsidRPr="00DF25BF">
        <w:t xml:space="preserve"> 대한 알고리즘을 훈련한다고 가정</w:t>
      </w:r>
      <w:r>
        <w:rPr>
          <w:rFonts w:hint="eastAsia"/>
        </w:rPr>
        <w:t>하면</w:t>
      </w:r>
      <w:r w:rsidRPr="00DF25BF">
        <w:t xml:space="preserve"> 이미지의 인접 픽셀 값이 높은 상관 관계를 갖기 때문에 입력이 다소 중복</w:t>
      </w:r>
      <w:r w:rsidR="004C1877">
        <w:rPr>
          <w:rFonts w:hint="eastAsia"/>
        </w:rPr>
        <w:t>된다</w:t>
      </w:r>
      <w:r w:rsidRPr="00DF25BF">
        <w:t xml:space="preserve">. 구체적으로, 우리가 16x16 </w:t>
      </w:r>
      <w:proofErr w:type="spellStart"/>
      <w:r w:rsidRPr="00DF25BF">
        <w:t>회색조</w:t>
      </w:r>
      <w:proofErr w:type="spellEnd"/>
      <w:r w:rsidRPr="00DF25BF">
        <w:t xml:space="preserve"> 이미지 패치에 대해 훈련한다고 가정</w:t>
      </w:r>
      <w:r>
        <w:rPr>
          <w:rFonts w:hint="eastAsia"/>
        </w:rPr>
        <w:t>할 때,</w:t>
      </w:r>
      <w:r w:rsidRPr="00DF25BF">
        <w:t xml:space="preserve"> x</w:t>
      </w:r>
      <w:r>
        <w:rPr>
          <w:rFonts w:hint="eastAsia"/>
        </w:rPr>
        <w:t xml:space="preserve">는 </w:t>
      </w:r>
      <w:r w:rsidRPr="00DF25BF">
        <w:t xml:space="preserve">256차원 벡터이며, 하나의 특징 </w:t>
      </w:r>
      <w:proofErr w:type="spellStart"/>
      <w:r w:rsidRPr="00DF25BF">
        <w:t>xj</w:t>
      </w:r>
      <w:proofErr w:type="spellEnd"/>
      <w:r w:rsidRPr="00DF25BF">
        <w:t>는 각 픽셀의 강도에 해당</w:t>
      </w:r>
      <w:r w:rsidR="004C1877">
        <w:rPr>
          <w:rFonts w:hint="eastAsia"/>
        </w:rPr>
        <w:t>한다</w:t>
      </w:r>
      <w:r w:rsidRPr="00DF25BF">
        <w:t>. 인접 픽셀 간의 상관 관계로 인해 PCA를 사용하면 오류가 거의 발생하지 않으면서도 훨씬 낮은 차원으로 입력을 근사화</w:t>
      </w:r>
      <w:r>
        <w:rPr>
          <w:rFonts w:hint="eastAsia"/>
        </w:rPr>
        <w:t xml:space="preserve"> </w:t>
      </w:r>
      <w:r w:rsidRPr="00DF25BF">
        <w:t>할 수 있다</w:t>
      </w:r>
      <w:r>
        <w:t>.</w:t>
      </w:r>
    </w:p>
    <w:p w14:paraId="60E84D2E" w14:textId="77777777" w:rsidR="00781689" w:rsidRDefault="00781689" w:rsidP="00781689"/>
    <w:p w14:paraId="58F1190B" w14:textId="03908A07" w:rsidR="00781689" w:rsidRDefault="00781689" w:rsidP="00781689">
      <w:pPr>
        <w:pStyle w:val="3"/>
        <w:numPr>
          <w:ilvl w:val="0"/>
          <w:numId w:val="38"/>
        </w:numPr>
        <w:ind w:leftChars="0" w:firstLineChars="0"/>
      </w:pPr>
      <w:proofErr w:type="spellStart"/>
      <w:r>
        <w:rPr>
          <w:rFonts w:hint="eastAsia"/>
        </w:rPr>
        <w:t>오토인코더</w:t>
      </w:r>
      <w:proofErr w:type="spellEnd"/>
      <w:r>
        <w:t>(Autoencoder)</w:t>
      </w:r>
    </w:p>
    <w:p w14:paraId="5B0BE889" w14:textId="5D04BFB8" w:rsidR="00781689" w:rsidRDefault="001B63CE" w:rsidP="004C1877">
      <w:proofErr w:type="spellStart"/>
      <w:r>
        <w:rPr>
          <w:rFonts w:hint="eastAsia"/>
        </w:rPr>
        <w:t>오토인코더</w:t>
      </w:r>
      <w:proofErr w:type="spellEnd"/>
      <w:r>
        <w:rPr>
          <w:rFonts w:hint="eastAsia"/>
        </w:rPr>
        <w:t xml:space="preserve"> 신경망은 역전파를 적용하여 </w:t>
      </w:r>
      <w:proofErr w:type="spellStart"/>
      <w:r w:rsidR="001471F5">
        <w:rPr>
          <w:rFonts w:hint="eastAsia"/>
        </w:rPr>
        <w:t>출력</w:t>
      </w:r>
      <w:r>
        <w:rPr>
          <w:rFonts w:hint="eastAsia"/>
        </w:rPr>
        <w:t>값을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</w:t>
      </w:r>
      <w:r w:rsidR="001471F5">
        <w:rPr>
          <w:rFonts w:hint="eastAsia"/>
        </w:rPr>
        <w:t>값</w:t>
      </w:r>
      <w:r>
        <w:rPr>
          <w:rFonts w:hint="eastAsia"/>
        </w:rPr>
        <w:t>과</w:t>
      </w:r>
      <w:proofErr w:type="spellEnd"/>
      <w:r>
        <w:rPr>
          <w:rFonts w:hint="eastAsia"/>
        </w:rPr>
        <w:t xml:space="preserve"> 동일하게</w:t>
      </w:r>
      <w:r w:rsidRPr="001B63CE">
        <w:t xml:space="preserve"> 설정하는 비지도 학습 알고리즘</w:t>
      </w:r>
      <w:r w:rsidR="004C1877">
        <w:rPr>
          <w:rFonts w:hint="eastAsia"/>
        </w:rPr>
        <w:t>이다</w:t>
      </w:r>
      <w:r w:rsidRPr="001B63CE">
        <w:t>.</w:t>
      </w:r>
    </w:p>
    <w:p w14:paraId="6EEB7FCE" w14:textId="69E7E846" w:rsidR="00892DE8" w:rsidRPr="001B63CE" w:rsidRDefault="00892DE8" w:rsidP="00781689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F32DECD" wp14:editId="5F7E711E">
            <wp:extent cx="2969277" cy="3306470"/>
            <wp:effectExtent l="0" t="0" r="254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788" cy="331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9FC3" w14:textId="33902A49" w:rsidR="008E343A" w:rsidRPr="00A8076B" w:rsidRDefault="008E343A" w:rsidP="004C1877">
      <w:proofErr w:type="spellStart"/>
      <w:r w:rsidRPr="00A8076B">
        <w:rPr>
          <w:rFonts w:hint="eastAsia"/>
        </w:rPr>
        <w:t>오토인코더는</w:t>
      </w:r>
      <w:proofErr w:type="spellEnd"/>
      <w:r w:rsidRPr="00A8076B">
        <w:t xml:space="preserve"> 함수 </w:t>
      </w:r>
      <w:proofErr w:type="spellStart"/>
      <w:proofErr w:type="gramStart"/>
      <w:r w:rsidRPr="00A8076B">
        <w:t>h</w:t>
      </w:r>
      <w:r w:rsidR="004C1877">
        <w:rPr>
          <w:vertAlign w:val="subscript"/>
        </w:rPr>
        <w:t>w,b</w:t>
      </w:r>
      <w:proofErr w:type="spellEnd"/>
      <w:proofErr w:type="gramEnd"/>
      <w:r w:rsidRPr="00A8076B">
        <w:t>(x)</w:t>
      </w:r>
      <w:r w:rsidRPr="00A8076B">
        <w:rPr>
          <w:rFonts w:ascii="바탕" w:eastAsia="바탕" w:hAnsi="바탕" w:cs="바탕" w:hint="eastAsia"/>
        </w:rPr>
        <w:t>≈</w:t>
      </w:r>
      <w:r w:rsidRPr="00A8076B">
        <w:t xml:space="preserve">x를 학습하려고 </w:t>
      </w:r>
      <w:r w:rsidRPr="00A8076B">
        <w:rPr>
          <w:rFonts w:hint="eastAsia"/>
        </w:rPr>
        <w:t>한</w:t>
      </w:r>
      <w:r w:rsidRPr="00A8076B">
        <w:t xml:space="preserve">다. 즉, </w:t>
      </w:r>
      <w:proofErr w:type="spellStart"/>
      <w:r w:rsidRPr="00A8076B">
        <w:t>항등</w:t>
      </w:r>
      <w:proofErr w:type="spellEnd"/>
      <w:r w:rsidRPr="00A8076B">
        <w:t xml:space="preserve"> 함수에 대한 근사를 학습하여 x와 유사한 x^를 출력하려고 </w:t>
      </w:r>
      <w:r w:rsidRPr="00A8076B">
        <w:rPr>
          <w:rFonts w:hint="eastAsia"/>
        </w:rPr>
        <w:t>한</w:t>
      </w:r>
      <w:r w:rsidRPr="00A8076B">
        <w:t>다. 그러나 은닉 유닛의 수를 제한하는 것과 같이 네트워크에 제약을 가함으로써 데이터에 대한 흥미로운 구조를 발견할 수 있다. 구체적인 예로서, 입력 x가 10×10 이미지(100픽셀)의 픽셀 강도 값이므로 n=100이고 레이어 L</w:t>
      </w:r>
      <w:r w:rsidR="001471F5">
        <w:rPr>
          <w:vertAlign w:val="subscript"/>
        </w:rPr>
        <w:t>2</w:t>
      </w:r>
      <w:r w:rsidRPr="00A8076B">
        <w:t>에 50</w:t>
      </w:r>
      <w:r w:rsidR="001471F5">
        <w:rPr>
          <w:rFonts w:hint="eastAsia"/>
        </w:rPr>
        <w:t>개의</w:t>
      </w:r>
      <w:r w:rsidRPr="00A8076B">
        <w:t xml:space="preserve"> 은닉 유닛이 있다고 </w:t>
      </w:r>
      <w:r w:rsidRPr="00A8076B">
        <w:rPr>
          <w:rFonts w:hint="eastAsia"/>
        </w:rPr>
        <w:t>가정하면,</w:t>
      </w:r>
      <w:r w:rsidRPr="00A8076B">
        <w:t xml:space="preserve"> 은닉 유닛이 50개뿐이므로 네트워크는 입력의 "압축된" 표현을 학습해야 </w:t>
      </w:r>
      <w:r w:rsidRPr="00A8076B">
        <w:rPr>
          <w:rFonts w:hint="eastAsia"/>
        </w:rPr>
        <w:t>한</w:t>
      </w:r>
      <w:r w:rsidRPr="00A8076B">
        <w:t>다. 즉, 은닉 유닛 활성화 벡터만 주어지면 100픽셀 입력 x를 "'재구성''</w:t>
      </w:r>
      <w:r w:rsidRPr="00A8076B">
        <w:rPr>
          <w:rFonts w:hint="eastAsia"/>
        </w:rPr>
        <w:t>할 수 있어야 한다.</w:t>
      </w:r>
      <w:r w:rsidRPr="00A8076B">
        <w:t xml:space="preserve"> 입력이 완전히 무작위인 경우</w:t>
      </w:r>
      <w:r w:rsidRPr="00A8076B">
        <w:rPr>
          <w:rFonts w:hint="eastAsia"/>
        </w:rPr>
        <w:t>에는</w:t>
      </w:r>
      <w:r w:rsidRPr="00A8076B">
        <w:t xml:space="preserve"> 이 압축 작업</w:t>
      </w:r>
      <w:r w:rsidRPr="00A8076B">
        <w:rPr>
          <w:rFonts w:hint="eastAsia"/>
        </w:rPr>
        <w:t>이</w:t>
      </w:r>
      <w:r w:rsidRPr="00A8076B">
        <w:t xml:space="preserve"> 매우 어</w:t>
      </w:r>
      <w:r w:rsidR="004C1877">
        <w:rPr>
          <w:rFonts w:hint="eastAsia"/>
        </w:rPr>
        <w:t>렵겠</w:t>
      </w:r>
      <w:r w:rsidRPr="00A8076B">
        <w:rPr>
          <w:rFonts w:hint="eastAsia"/>
        </w:rPr>
        <w:t>지만</w:t>
      </w:r>
      <w:r w:rsidRPr="00A8076B">
        <w:t xml:space="preserve"> 입력 기능 중 일부</w:t>
      </w:r>
      <w:r w:rsidR="001471F5">
        <w:rPr>
          <w:rFonts w:hint="eastAsia"/>
        </w:rPr>
        <w:t>에</w:t>
      </w:r>
      <w:r w:rsidRPr="00A8076B">
        <w:t xml:space="preserve"> 상관 관계가 있는</w:t>
      </w:r>
      <w:r w:rsidRPr="00A8076B">
        <w:rPr>
          <w:rFonts w:hint="eastAsia"/>
        </w:rPr>
        <w:t xml:space="preserve"> 경우에는</w:t>
      </w:r>
      <w:r w:rsidRPr="00A8076B">
        <w:t xml:space="preserve"> </w:t>
      </w:r>
      <w:proofErr w:type="spellStart"/>
      <w:r w:rsidR="00E74461" w:rsidRPr="00A8076B">
        <w:rPr>
          <w:rFonts w:hint="eastAsia"/>
        </w:rPr>
        <w:t>오토인코더가</w:t>
      </w:r>
      <w:proofErr w:type="spellEnd"/>
      <w:r w:rsidRPr="00A8076B">
        <w:t xml:space="preserve"> </w:t>
      </w:r>
      <w:r w:rsidRPr="00A8076B">
        <w:rPr>
          <w:rFonts w:hint="eastAsia"/>
        </w:rPr>
        <w:t>이러한</w:t>
      </w:r>
      <w:r w:rsidRPr="00A8076B">
        <w:t xml:space="preserve"> 상관 관계</w:t>
      </w:r>
      <w:r w:rsidR="001471F5">
        <w:rPr>
          <w:rFonts w:hint="eastAsia"/>
        </w:rPr>
        <w:t>를</w:t>
      </w:r>
      <w:r w:rsidRPr="00A8076B">
        <w:t xml:space="preserve"> </w:t>
      </w:r>
      <w:r w:rsidR="001471F5">
        <w:rPr>
          <w:rFonts w:hint="eastAsia"/>
        </w:rPr>
        <w:t>학습</w:t>
      </w:r>
      <w:r w:rsidRPr="00A8076B">
        <w:t xml:space="preserve">할 수 있다. 사실, 간단한 </w:t>
      </w:r>
      <w:proofErr w:type="spellStart"/>
      <w:r w:rsidR="00A8076B" w:rsidRPr="00A8076B">
        <w:rPr>
          <w:rFonts w:hint="eastAsia"/>
        </w:rPr>
        <w:t>오코인코더</w:t>
      </w:r>
      <w:r w:rsidRPr="00A8076B">
        <w:t>는</w:t>
      </w:r>
      <w:proofErr w:type="spellEnd"/>
      <w:r w:rsidRPr="00A8076B">
        <w:t xml:space="preserve"> 종종 PCA와 매우 유사한 </w:t>
      </w:r>
      <w:proofErr w:type="spellStart"/>
      <w:r w:rsidRPr="00A8076B">
        <w:t>저차원</w:t>
      </w:r>
      <w:proofErr w:type="spellEnd"/>
      <w:r w:rsidRPr="00A8076B">
        <w:t xml:space="preserve"> 표현을 학습하게 </w:t>
      </w:r>
      <w:r w:rsidR="00A8076B" w:rsidRPr="00A8076B">
        <w:rPr>
          <w:rFonts w:hint="eastAsia"/>
        </w:rPr>
        <w:t>된다.</w:t>
      </w:r>
    </w:p>
    <w:p w14:paraId="5D6C0E84" w14:textId="10C663B8" w:rsidR="00DF25BF" w:rsidRPr="000B1CB8" w:rsidRDefault="008E343A" w:rsidP="008E343A">
      <w:r w:rsidRPr="00A8076B">
        <w:rPr>
          <w:rFonts w:hint="eastAsia"/>
        </w:rPr>
        <w:t>위</w:t>
      </w:r>
      <w:r w:rsidR="001471F5">
        <w:rPr>
          <w:rFonts w:hint="eastAsia"/>
        </w:rPr>
        <w:t xml:space="preserve">에서는 </w:t>
      </w:r>
      <w:r w:rsidRPr="00A8076B">
        <w:t xml:space="preserve">은닉 유닛의 수가 </w:t>
      </w:r>
      <w:r w:rsidR="001471F5">
        <w:rPr>
          <w:rFonts w:hint="eastAsia"/>
        </w:rPr>
        <w:t>작은 경우를 다루었지만,</w:t>
      </w:r>
      <w:r w:rsidR="001471F5">
        <w:t xml:space="preserve"> </w:t>
      </w:r>
      <w:r w:rsidRPr="00A8076B">
        <w:t>은닉 유닛의 수가 많을 때</w:t>
      </w:r>
      <w:r w:rsidR="001471F5">
        <w:rPr>
          <w:rFonts w:hint="eastAsia"/>
        </w:rPr>
        <w:t>에는</w:t>
      </w:r>
      <w:r w:rsidRPr="00A8076B">
        <w:t xml:space="preserve"> 네트워크에 다른 제약 조건을 부과함으로써 흥미로운 구조를 발견할 수 있다. 특히 은닉 유닛에 "희소성" 제약 조건을 부과하면 </w:t>
      </w:r>
      <w:proofErr w:type="spellStart"/>
      <w:r w:rsidR="00A8076B" w:rsidRPr="00A8076B">
        <w:rPr>
          <w:rFonts w:hint="eastAsia"/>
        </w:rPr>
        <w:t>오토</w:t>
      </w:r>
      <w:r w:rsidRPr="00A8076B">
        <w:t>인코더는</w:t>
      </w:r>
      <w:proofErr w:type="spellEnd"/>
      <w:r w:rsidRPr="00A8076B">
        <w:t xml:space="preserve"> 은닉 유닛의 수가 많더라도 데이터에서 여전히 흥미로운 구조를 발견</w:t>
      </w:r>
      <w:r w:rsidR="00A8076B" w:rsidRPr="00A8076B">
        <w:rPr>
          <w:rFonts w:hint="eastAsia"/>
        </w:rPr>
        <w:t>할 수 있다.</w:t>
      </w:r>
    </w:p>
    <w:p w14:paraId="642F0957" w14:textId="77777777" w:rsidR="00DF25BF" w:rsidRPr="00A8076B" w:rsidRDefault="00DF25BF" w:rsidP="008E343A">
      <w:pPr>
        <w:rPr>
          <w:sz w:val="22"/>
          <w:szCs w:val="24"/>
        </w:rPr>
      </w:pPr>
    </w:p>
    <w:p w14:paraId="0CAC6669" w14:textId="275F84CC" w:rsidR="000D7EB8" w:rsidRPr="004F2503" w:rsidRDefault="000D7EB8" w:rsidP="00781689">
      <w:pPr>
        <w:pStyle w:val="2"/>
        <w:numPr>
          <w:ilvl w:val="0"/>
          <w:numId w:val="34"/>
        </w:numPr>
      </w:pPr>
      <w:r>
        <w:rPr>
          <w:rFonts w:hint="eastAsia"/>
        </w:rPr>
        <w:t>결론</w:t>
      </w:r>
    </w:p>
    <w:p w14:paraId="4B1CE8DA" w14:textId="088B2E5E" w:rsidR="00616903" w:rsidRPr="00904F54" w:rsidRDefault="003602FE" w:rsidP="001471F5">
      <w:r>
        <w:rPr>
          <w:rFonts w:hint="eastAsia"/>
        </w:rPr>
        <w:t>본 장에서는</w:t>
      </w:r>
      <w:r>
        <w:t xml:space="preserve"> </w:t>
      </w:r>
      <w:r w:rsidR="000B1CB8">
        <w:rPr>
          <w:rFonts w:hint="eastAsia"/>
        </w:rPr>
        <w:t>기계학습 문제를 분류하고 분류에 따른 알고리즘들을</w:t>
      </w:r>
      <w:r>
        <w:rPr>
          <w:rFonts w:hint="eastAsia"/>
        </w:rPr>
        <w:t xml:space="preserve"> 살펴보았다.</w:t>
      </w:r>
      <w:r>
        <w:t xml:space="preserve"> </w:t>
      </w:r>
      <w:r>
        <w:rPr>
          <w:rFonts w:hint="eastAsia"/>
        </w:rPr>
        <w:t>풀고자 하는</w:t>
      </w:r>
      <w:r w:rsidR="000B1CB8">
        <w:t xml:space="preserve"> </w:t>
      </w:r>
      <w:r w:rsidR="000B1CB8">
        <w:rPr>
          <w:rFonts w:hint="eastAsia"/>
        </w:rPr>
        <w:t>문제를 정확히 파악하고 분류한 후에 어떤 알고리즘이</w:t>
      </w:r>
      <w:r w:rsidR="000B1CB8">
        <w:t xml:space="preserve"> </w:t>
      </w:r>
      <w:r w:rsidR="000B1CB8">
        <w:rPr>
          <w:rFonts w:hint="eastAsia"/>
        </w:rPr>
        <w:t>문제에 적합한지 판단할 수 있다</w:t>
      </w:r>
      <w:r>
        <w:rPr>
          <w:rFonts w:hint="eastAsia"/>
        </w:rPr>
        <w:t>.</w:t>
      </w:r>
      <w:r>
        <w:t xml:space="preserve"> </w:t>
      </w:r>
      <w:r w:rsidR="000B1CB8">
        <w:rPr>
          <w:rFonts w:hint="eastAsia"/>
        </w:rPr>
        <w:t xml:space="preserve">다양한 </w:t>
      </w:r>
      <w:proofErr w:type="spellStart"/>
      <w:r w:rsidR="000B1CB8">
        <w:rPr>
          <w:rFonts w:hint="eastAsia"/>
        </w:rPr>
        <w:t>머신러닝</w:t>
      </w:r>
      <w:proofErr w:type="spellEnd"/>
      <w:r w:rsidR="000B1CB8">
        <w:rPr>
          <w:rFonts w:hint="eastAsia"/>
        </w:rPr>
        <w:t xml:space="preserve"> 알고리즘이 있지만 지도학습의 서포트 벡터 </w:t>
      </w:r>
      <w:proofErr w:type="spellStart"/>
      <w:r w:rsidR="000B1CB8">
        <w:rPr>
          <w:rFonts w:hint="eastAsia"/>
        </w:rPr>
        <w:t>머신과</w:t>
      </w:r>
      <w:proofErr w:type="spellEnd"/>
      <w:r w:rsidR="000B1CB8">
        <w:rPr>
          <w:rFonts w:hint="eastAsia"/>
        </w:rPr>
        <w:t xml:space="preserve"> 인공신경망,</w:t>
      </w:r>
      <w:r w:rsidR="000B1CB8">
        <w:t xml:space="preserve"> </w:t>
      </w:r>
      <w:r w:rsidR="000B1CB8">
        <w:rPr>
          <w:rFonts w:hint="eastAsia"/>
        </w:rPr>
        <w:t>비지도학습의</w:t>
      </w:r>
      <w:r w:rsidR="000B1CB8">
        <w:t xml:space="preserve"> </w:t>
      </w:r>
      <w:r w:rsidR="000B1CB8">
        <w:rPr>
          <w:rFonts w:hint="eastAsia"/>
        </w:rPr>
        <w:t xml:space="preserve">주성분 분석과 </w:t>
      </w:r>
      <w:proofErr w:type="spellStart"/>
      <w:r w:rsidR="000B1CB8">
        <w:rPr>
          <w:rFonts w:hint="eastAsia"/>
        </w:rPr>
        <w:t>오토인코더에</w:t>
      </w:r>
      <w:proofErr w:type="spellEnd"/>
      <w:r w:rsidR="000B1CB8">
        <w:rPr>
          <w:rFonts w:hint="eastAsia"/>
        </w:rPr>
        <w:t xml:space="preserve"> 대해 간략하게 알아보았다.</w:t>
      </w:r>
    </w:p>
    <w:sectPr w:rsidR="00616903" w:rsidRPr="00904F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0F88D" w14:textId="77777777" w:rsidR="004F4496" w:rsidRDefault="004F4496" w:rsidP="00C73C19">
      <w:pPr>
        <w:spacing w:after="0" w:line="240" w:lineRule="auto"/>
      </w:pPr>
      <w:r>
        <w:separator/>
      </w:r>
    </w:p>
  </w:endnote>
  <w:endnote w:type="continuationSeparator" w:id="0">
    <w:p w14:paraId="28B39DDB" w14:textId="77777777" w:rsidR="004F4496" w:rsidRDefault="004F4496" w:rsidP="00C73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panose1 w:val="02030600000101010101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AE9BD" w14:textId="77777777" w:rsidR="004F4496" w:rsidRDefault="004F4496" w:rsidP="00C73C19">
      <w:pPr>
        <w:spacing w:after="0" w:line="240" w:lineRule="auto"/>
      </w:pPr>
      <w:r>
        <w:separator/>
      </w:r>
    </w:p>
  </w:footnote>
  <w:footnote w:type="continuationSeparator" w:id="0">
    <w:p w14:paraId="603E430B" w14:textId="77777777" w:rsidR="004F4496" w:rsidRDefault="004F4496" w:rsidP="00C73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86640"/>
    <w:multiLevelType w:val="hybridMultilevel"/>
    <w:tmpl w:val="C2C6A04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D384368"/>
    <w:multiLevelType w:val="hybridMultilevel"/>
    <w:tmpl w:val="715C649C"/>
    <w:lvl w:ilvl="0" w:tplc="B7B29C4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1AB1365"/>
    <w:multiLevelType w:val="hybridMultilevel"/>
    <w:tmpl w:val="3168AF2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D382948"/>
    <w:multiLevelType w:val="hybridMultilevel"/>
    <w:tmpl w:val="DB8E74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DE3C0F"/>
    <w:multiLevelType w:val="multilevel"/>
    <w:tmpl w:val="30AC98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lvlText w:val="4.%2."/>
      <w:lvlJc w:val="left"/>
      <w:pPr>
        <w:ind w:left="400" w:hanging="4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B261972"/>
    <w:multiLevelType w:val="hybridMultilevel"/>
    <w:tmpl w:val="3C08904E"/>
    <w:lvl w:ilvl="0" w:tplc="A82C46BE">
      <w:start w:val="5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B2B519C"/>
    <w:multiLevelType w:val="hybridMultilevel"/>
    <w:tmpl w:val="7A404FB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EE83CDF"/>
    <w:multiLevelType w:val="hybridMultilevel"/>
    <w:tmpl w:val="EA72D43E"/>
    <w:lvl w:ilvl="0" w:tplc="24EA8FFC">
      <w:start w:val="1"/>
      <w:numFmt w:val="decimal"/>
      <w:lvlText w:val="1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8" w15:restartNumberingAfterBreak="0">
    <w:nsid w:val="34E90E30"/>
    <w:multiLevelType w:val="hybridMultilevel"/>
    <w:tmpl w:val="038A44AA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8FF58DD"/>
    <w:multiLevelType w:val="hybridMultilevel"/>
    <w:tmpl w:val="E4D4245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B2C349E"/>
    <w:multiLevelType w:val="multilevel"/>
    <w:tmpl w:val="21041A40"/>
    <w:lvl w:ilvl="0">
      <w:start w:val="1"/>
      <w:numFmt w:val="decimal"/>
      <w:lvlText w:val="%1"/>
      <w:lvlJc w:val="left"/>
      <w:pPr>
        <w:ind w:left="4678" w:hanging="425"/>
      </w:pPr>
      <w:rPr>
        <w:rFonts w:hint="eastAsia"/>
      </w:rPr>
    </w:lvl>
    <w:lvl w:ilvl="1">
      <w:start w:val="2"/>
      <w:numFmt w:val="decimal"/>
      <w:lvlRestart w:val="0"/>
      <w:suff w:val="space"/>
      <w:lvlText w:val="%1.%2"/>
      <w:lvlJc w:val="left"/>
      <w:pPr>
        <w:ind w:left="4253" w:firstLine="0"/>
      </w:pPr>
      <w:rPr>
        <w:rFonts w:hint="eastAsia"/>
        <w:b/>
        <w:i w:val="0"/>
        <w:sz w:val="20"/>
      </w:rPr>
    </w:lvl>
    <w:lvl w:ilvl="2">
      <w:start w:val="1"/>
      <w:numFmt w:val="decimal"/>
      <w:lvlText w:val="%1.%2.%3"/>
      <w:lvlJc w:val="left"/>
      <w:pPr>
        <w:ind w:left="567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6237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6804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51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08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864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55" w:hanging="1700"/>
      </w:pPr>
      <w:rPr>
        <w:rFonts w:hint="eastAsia"/>
      </w:rPr>
    </w:lvl>
  </w:abstractNum>
  <w:abstractNum w:abstractNumId="11" w15:restartNumberingAfterBreak="0">
    <w:nsid w:val="3B3D5E8E"/>
    <w:multiLevelType w:val="hybridMultilevel"/>
    <w:tmpl w:val="FD08B3B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475" w:hanging="400"/>
      </w:pPr>
    </w:lvl>
    <w:lvl w:ilvl="2" w:tplc="0409001B">
      <w:start w:val="1"/>
      <w:numFmt w:val="lowerRoman"/>
      <w:lvlText w:val="%3."/>
      <w:lvlJc w:val="right"/>
      <w:pPr>
        <w:ind w:left="875" w:hanging="400"/>
      </w:pPr>
    </w:lvl>
    <w:lvl w:ilvl="3" w:tplc="0409000F">
      <w:start w:val="1"/>
      <w:numFmt w:val="decimal"/>
      <w:lvlText w:val="%4."/>
      <w:lvlJc w:val="left"/>
      <w:pPr>
        <w:ind w:left="1275" w:hanging="400"/>
      </w:pPr>
    </w:lvl>
    <w:lvl w:ilvl="4" w:tplc="04090019">
      <w:start w:val="1"/>
      <w:numFmt w:val="upperLetter"/>
      <w:lvlText w:val="%5."/>
      <w:lvlJc w:val="left"/>
      <w:pPr>
        <w:ind w:left="1675" w:hanging="400"/>
      </w:pPr>
    </w:lvl>
    <w:lvl w:ilvl="5" w:tplc="0409001B" w:tentative="1">
      <w:start w:val="1"/>
      <w:numFmt w:val="lowerRoman"/>
      <w:lvlText w:val="%6."/>
      <w:lvlJc w:val="right"/>
      <w:pPr>
        <w:ind w:left="2075" w:hanging="400"/>
      </w:pPr>
    </w:lvl>
    <w:lvl w:ilvl="6" w:tplc="0409000F" w:tentative="1">
      <w:start w:val="1"/>
      <w:numFmt w:val="decimal"/>
      <w:lvlText w:val="%7."/>
      <w:lvlJc w:val="left"/>
      <w:pPr>
        <w:ind w:left="2475" w:hanging="400"/>
      </w:pPr>
    </w:lvl>
    <w:lvl w:ilvl="7" w:tplc="04090019" w:tentative="1">
      <w:start w:val="1"/>
      <w:numFmt w:val="upperLetter"/>
      <w:lvlText w:val="%8."/>
      <w:lvlJc w:val="left"/>
      <w:pPr>
        <w:ind w:left="2875" w:hanging="400"/>
      </w:pPr>
    </w:lvl>
    <w:lvl w:ilvl="8" w:tplc="0409001B" w:tentative="1">
      <w:start w:val="1"/>
      <w:numFmt w:val="lowerRoman"/>
      <w:lvlText w:val="%9."/>
      <w:lvlJc w:val="right"/>
      <w:pPr>
        <w:ind w:left="3275" w:hanging="400"/>
      </w:pPr>
    </w:lvl>
  </w:abstractNum>
  <w:abstractNum w:abstractNumId="12" w15:restartNumberingAfterBreak="0">
    <w:nsid w:val="3C3C12EF"/>
    <w:multiLevelType w:val="hybridMultilevel"/>
    <w:tmpl w:val="A0464F3E"/>
    <w:lvl w:ilvl="0" w:tplc="5D2849D8">
      <w:start w:val="1"/>
      <w:numFmt w:val="decimal"/>
      <w:lvlText w:val="1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3" w15:restartNumberingAfterBreak="0">
    <w:nsid w:val="42B13CED"/>
    <w:multiLevelType w:val="hybridMultilevel"/>
    <w:tmpl w:val="21FC41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3FA1973"/>
    <w:multiLevelType w:val="hybridMultilevel"/>
    <w:tmpl w:val="10D88DEC"/>
    <w:lvl w:ilvl="0" w:tplc="C2EEA544">
      <w:start w:val="1"/>
      <w:numFmt w:val="decimal"/>
      <w:lvlText w:val="3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5" w15:restartNumberingAfterBreak="0">
    <w:nsid w:val="441F16A3"/>
    <w:multiLevelType w:val="hybridMultilevel"/>
    <w:tmpl w:val="C7DE4DC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7E570E7"/>
    <w:multiLevelType w:val="hybridMultilevel"/>
    <w:tmpl w:val="1DB63268"/>
    <w:lvl w:ilvl="0" w:tplc="3616641C">
      <w:start w:val="1"/>
      <w:numFmt w:val="decimal"/>
      <w:lvlText w:val="1.%1."/>
      <w:lvlJc w:val="left"/>
      <w:pPr>
        <w:ind w:left="400" w:hanging="40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49853B9B"/>
    <w:multiLevelType w:val="hybridMultilevel"/>
    <w:tmpl w:val="9ABCB28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18" w15:restartNumberingAfterBreak="0">
    <w:nsid w:val="4BF702CF"/>
    <w:multiLevelType w:val="hybridMultilevel"/>
    <w:tmpl w:val="05A4CFC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EAF6741"/>
    <w:multiLevelType w:val="hybridMultilevel"/>
    <w:tmpl w:val="2C726110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1A32488"/>
    <w:multiLevelType w:val="hybridMultilevel"/>
    <w:tmpl w:val="1C7E548E"/>
    <w:lvl w:ilvl="0" w:tplc="8E2CBB6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1B41EB8"/>
    <w:multiLevelType w:val="hybridMultilevel"/>
    <w:tmpl w:val="6020426E"/>
    <w:lvl w:ilvl="0" w:tplc="5D2849D8">
      <w:start w:val="1"/>
      <w:numFmt w:val="decimal"/>
      <w:lvlText w:val="1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2" w15:restartNumberingAfterBreak="0">
    <w:nsid w:val="57510E87"/>
    <w:multiLevelType w:val="multilevel"/>
    <w:tmpl w:val="F21483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5CFA28FC"/>
    <w:multiLevelType w:val="multilevel"/>
    <w:tmpl w:val="7BF2544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5EC86FCB"/>
    <w:multiLevelType w:val="hybridMultilevel"/>
    <w:tmpl w:val="A30C7924"/>
    <w:lvl w:ilvl="0" w:tplc="606812F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0781D55"/>
    <w:multiLevelType w:val="hybridMultilevel"/>
    <w:tmpl w:val="DDAC90BA"/>
    <w:lvl w:ilvl="0" w:tplc="796EFE54">
      <w:start w:val="1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A81697"/>
    <w:multiLevelType w:val="hybridMultilevel"/>
    <w:tmpl w:val="B09E0B28"/>
    <w:lvl w:ilvl="0" w:tplc="CB30720E">
      <w:start w:val="1"/>
      <w:numFmt w:val="decimal"/>
      <w:lvlText w:val="2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632C580F"/>
    <w:multiLevelType w:val="hybridMultilevel"/>
    <w:tmpl w:val="E3BE917E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65082DAD"/>
    <w:multiLevelType w:val="hybridMultilevel"/>
    <w:tmpl w:val="0958AFC4"/>
    <w:lvl w:ilvl="0" w:tplc="C002B7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62E431C"/>
    <w:multiLevelType w:val="hybridMultilevel"/>
    <w:tmpl w:val="A8703974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6A935951"/>
    <w:multiLevelType w:val="hybridMultilevel"/>
    <w:tmpl w:val="64EE86F4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B543AEE"/>
    <w:multiLevelType w:val="hybridMultilevel"/>
    <w:tmpl w:val="272C4DE6"/>
    <w:lvl w:ilvl="0" w:tplc="FFFFFFFF">
      <w:start w:val="1"/>
      <w:numFmt w:val="decimal"/>
      <w:lvlText w:val="3.%1."/>
      <w:lvlJc w:val="left"/>
      <w:pPr>
        <w:ind w:left="2425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73BA7A3F"/>
    <w:multiLevelType w:val="hybridMultilevel"/>
    <w:tmpl w:val="2A0EC17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33" w15:restartNumberingAfterBreak="0">
    <w:nsid w:val="74244890"/>
    <w:multiLevelType w:val="hybridMultilevel"/>
    <w:tmpl w:val="B7467828"/>
    <w:lvl w:ilvl="0" w:tplc="8F2AEAB0">
      <w:start w:val="1"/>
      <w:numFmt w:val="decimal"/>
      <w:lvlText w:val="2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34" w15:restartNumberingAfterBreak="0">
    <w:nsid w:val="7A295647"/>
    <w:multiLevelType w:val="hybridMultilevel"/>
    <w:tmpl w:val="3F38CBE4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5" w15:restartNumberingAfterBreak="0">
    <w:nsid w:val="7B983F36"/>
    <w:multiLevelType w:val="hybridMultilevel"/>
    <w:tmpl w:val="6C30C7D8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 w15:restartNumberingAfterBreak="0">
    <w:nsid w:val="7DB85106"/>
    <w:multiLevelType w:val="hybridMultilevel"/>
    <w:tmpl w:val="F90E1A9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37" w15:restartNumberingAfterBreak="0">
    <w:nsid w:val="7DF27507"/>
    <w:multiLevelType w:val="hybridMultilevel"/>
    <w:tmpl w:val="B1F80B74"/>
    <w:lvl w:ilvl="0" w:tplc="24EA8FFC">
      <w:start w:val="1"/>
      <w:numFmt w:val="decimal"/>
      <w:lvlText w:val="1.%1."/>
      <w:lvlJc w:val="left"/>
      <w:pPr>
        <w:ind w:left="122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num w:numId="1">
    <w:abstractNumId w:val="22"/>
  </w:num>
  <w:num w:numId="2">
    <w:abstractNumId w:val="23"/>
  </w:num>
  <w:num w:numId="3">
    <w:abstractNumId w:val="10"/>
  </w:num>
  <w:num w:numId="4">
    <w:abstractNumId w:val="7"/>
  </w:num>
  <w:num w:numId="5">
    <w:abstractNumId w:val="32"/>
  </w:num>
  <w:num w:numId="6">
    <w:abstractNumId w:val="20"/>
  </w:num>
  <w:num w:numId="7">
    <w:abstractNumId w:val="24"/>
  </w:num>
  <w:num w:numId="8">
    <w:abstractNumId w:val="28"/>
  </w:num>
  <w:num w:numId="9">
    <w:abstractNumId w:val="37"/>
  </w:num>
  <w:num w:numId="10">
    <w:abstractNumId w:val="16"/>
  </w:num>
  <w:num w:numId="11">
    <w:abstractNumId w:val="26"/>
  </w:num>
  <w:num w:numId="12">
    <w:abstractNumId w:val="19"/>
  </w:num>
  <w:num w:numId="13">
    <w:abstractNumId w:val="13"/>
  </w:num>
  <w:num w:numId="14">
    <w:abstractNumId w:val="36"/>
  </w:num>
  <w:num w:numId="15">
    <w:abstractNumId w:val="30"/>
  </w:num>
  <w:num w:numId="16">
    <w:abstractNumId w:val="15"/>
  </w:num>
  <w:num w:numId="17">
    <w:abstractNumId w:val="6"/>
  </w:num>
  <w:num w:numId="18">
    <w:abstractNumId w:val="31"/>
  </w:num>
  <w:num w:numId="19">
    <w:abstractNumId w:val="11"/>
  </w:num>
  <w:num w:numId="20">
    <w:abstractNumId w:val="0"/>
  </w:num>
  <w:num w:numId="21">
    <w:abstractNumId w:val="2"/>
  </w:num>
  <w:num w:numId="22">
    <w:abstractNumId w:val="3"/>
  </w:num>
  <w:num w:numId="23">
    <w:abstractNumId w:val="9"/>
  </w:num>
  <w:num w:numId="24">
    <w:abstractNumId w:val="17"/>
  </w:num>
  <w:num w:numId="25">
    <w:abstractNumId w:val="8"/>
  </w:num>
  <w:num w:numId="26">
    <w:abstractNumId w:val="34"/>
  </w:num>
  <w:num w:numId="27">
    <w:abstractNumId w:val="35"/>
  </w:num>
  <w:num w:numId="28">
    <w:abstractNumId w:val="29"/>
  </w:num>
  <w:num w:numId="29">
    <w:abstractNumId w:val="27"/>
  </w:num>
  <w:num w:numId="30">
    <w:abstractNumId w:val="1"/>
  </w:num>
  <w:num w:numId="31">
    <w:abstractNumId w:val="4"/>
  </w:num>
  <w:num w:numId="32">
    <w:abstractNumId w:val="25"/>
  </w:num>
  <w:num w:numId="33">
    <w:abstractNumId w:val="5"/>
  </w:num>
  <w:num w:numId="34">
    <w:abstractNumId w:val="18"/>
  </w:num>
  <w:num w:numId="35">
    <w:abstractNumId w:val="21"/>
  </w:num>
  <w:num w:numId="36">
    <w:abstractNumId w:val="12"/>
  </w:num>
  <w:num w:numId="37">
    <w:abstractNumId w:val="33"/>
  </w:num>
  <w:num w:numId="38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장교진">
    <w15:presenceInfo w15:providerId="None" w15:userId="장교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MyMzYytTQ3N7E0sDBQ0lEKTi0uzszPAykwNKkFAJjw2XUtAAAA"/>
  </w:docVars>
  <w:rsids>
    <w:rsidRoot w:val="00AC3B42"/>
    <w:rsid w:val="000031F9"/>
    <w:rsid w:val="00010665"/>
    <w:rsid w:val="0001157C"/>
    <w:rsid w:val="00012E71"/>
    <w:rsid w:val="00020B3E"/>
    <w:rsid w:val="0002126E"/>
    <w:rsid w:val="00032CCD"/>
    <w:rsid w:val="00046F8D"/>
    <w:rsid w:val="0006395F"/>
    <w:rsid w:val="00064288"/>
    <w:rsid w:val="00064FC9"/>
    <w:rsid w:val="000669FE"/>
    <w:rsid w:val="000863BB"/>
    <w:rsid w:val="00095008"/>
    <w:rsid w:val="000951A5"/>
    <w:rsid w:val="000A1D69"/>
    <w:rsid w:val="000A2112"/>
    <w:rsid w:val="000B1CB8"/>
    <w:rsid w:val="000B7583"/>
    <w:rsid w:val="000D0A69"/>
    <w:rsid w:val="000D7EB8"/>
    <w:rsid w:val="000E37D1"/>
    <w:rsid w:val="000E4F10"/>
    <w:rsid w:val="00105C6D"/>
    <w:rsid w:val="0010724B"/>
    <w:rsid w:val="00112547"/>
    <w:rsid w:val="00113D8D"/>
    <w:rsid w:val="00120DF4"/>
    <w:rsid w:val="00122857"/>
    <w:rsid w:val="00123380"/>
    <w:rsid w:val="00124142"/>
    <w:rsid w:val="001251B1"/>
    <w:rsid w:val="00130567"/>
    <w:rsid w:val="001458AA"/>
    <w:rsid w:val="001471F5"/>
    <w:rsid w:val="001721A9"/>
    <w:rsid w:val="00180AEC"/>
    <w:rsid w:val="00180FE9"/>
    <w:rsid w:val="00181A3E"/>
    <w:rsid w:val="0019723D"/>
    <w:rsid w:val="00197562"/>
    <w:rsid w:val="001A266F"/>
    <w:rsid w:val="001B5218"/>
    <w:rsid w:val="001B63CE"/>
    <w:rsid w:val="001C0174"/>
    <w:rsid w:val="001D3195"/>
    <w:rsid w:val="001D5CB1"/>
    <w:rsid w:val="001E0CB1"/>
    <w:rsid w:val="001F46E3"/>
    <w:rsid w:val="00200434"/>
    <w:rsid w:val="0020729C"/>
    <w:rsid w:val="00211289"/>
    <w:rsid w:val="00225A5F"/>
    <w:rsid w:val="00226F0C"/>
    <w:rsid w:val="00231A65"/>
    <w:rsid w:val="002320F1"/>
    <w:rsid w:val="00236ECB"/>
    <w:rsid w:val="002403FC"/>
    <w:rsid w:val="002414E7"/>
    <w:rsid w:val="002549D8"/>
    <w:rsid w:val="00264FD8"/>
    <w:rsid w:val="00280E83"/>
    <w:rsid w:val="002A7F2E"/>
    <w:rsid w:val="002B5468"/>
    <w:rsid w:val="002C49DE"/>
    <w:rsid w:val="002D50D7"/>
    <w:rsid w:val="002E5DD9"/>
    <w:rsid w:val="002F06F4"/>
    <w:rsid w:val="002F6499"/>
    <w:rsid w:val="0030544B"/>
    <w:rsid w:val="00325C8A"/>
    <w:rsid w:val="00352FCC"/>
    <w:rsid w:val="00355B6F"/>
    <w:rsid w:val="003602FE"/>
    <w:rsid w:val="00370AD7"/>
    <w:rsid w:val="00372F1A"/>
    <w:rsid w:val="00383C11"/>
    <w:rsid w:val="00391197"/>
    <w:rsid w:val="003916B6"/>
    <w:rsid w:val="003B19D0"/>
    <w:rsid w:val="003B31B9"/>
    <w:rsid w:val="003B4625"/>
    <w:rsid w:val="003C01AE"/>
    <w:rsid w:val="003C31F2"/>
    <w:rsid w:val="003C7FE2"/>
    <w:rsid w:val="003D7788"/>
    <w:rsid w:val="00403F4E"/>
    <w:rsid w:val="004061B2"/>
    <w:rsid w:val="004240CA"/>
    <w:rsid w:val="004308A9"/>
    <w:rsid w:val="0044055A"/>
    <w:rsid w:val="0045092D"/>
    <w:rsid w:val="004918E1"/>
    <w:rsid w:val="004947D0"/>
    <w:rsid w:val="004A7458"/>
    <w:rsid w:val="004B5161"/>
    <w:rsid w:val="004C1877"/>
    <w:rsid w:val="004C2EF8"/>
    <w:rsid w:val="004D5044"/>
    <w:rsid w:val="004D6DE9"/>
    <w:rsid w:val="004D7609"/>
    <w:rsid w:val="004D7C7E"/>
    <w:rsid w:val="004E46D8"/>
    <w:rsid w:val="004E7363"/>
    <w:rsid w:val="004F2503"/>
    <w:rsid w:val="004F4496"/>
    <w:rsid w:val="005037B6"/>
    <w:rsid w:val="00513816"/>
    <w:rsid w:val="005173F5"/>
    <w:rsid w:val="005175F3"/>
    <w:rsid w:val="005338DF"/>
    <w:rsid w:val="00555542"/>
    <w:rsid w:val="005651B1"/>
    <w:rsid w:val="005662FA"/>
    <w:rsid w:val="00572E27"/>
    <w:rsid w:val="0057495B"/>
    <w:rsid w:val="00577F28"/>
    <w:rsid w:val="00593E67"/>
    <w:rsid w:val="005953E9"/>
    <w:rsid w:val="00597313"/>
    <w:rsid w:val="005B2098"/>
    <w:rsid w:val="005B5DE2"/>
    <w:rsid w:val="005C4513"/>
    <w:rsid w:val="005D0CBC"/>
    <w:rsid w:val="005D3A1A"/>
    <w:rsid w:val="005D5CEA"/>
    <w:rsid w:val="005E470F"/>
    <w:rsid w:val="005E62A1"/>
    <w:rsid w:val="005E72C2"/>
    <w:rsid w:val="005E7892"/>
    <w:rsid w:val="005F45D5"/>
    <w:rsid w:val="005F45F6"/>
    <w:rsid w:val="0060232D"/>
    <w:rsid w:val="00607B25"/>
    <w:rsid w:val="00616903"/>
    <w:rsid w:val="00623AF1"/>
    <w:rsid w:val="006313F0"/>
    <w:rsid w:val="00633034"/>
    <w:rsid w:val="006353D4"/>
    <w:rsid w:val="00641A1F"/>
    <w:rsid w:val="006542E4"/>
    <w:rsid w:val="00655B2A"/>
    <w:rsid w:val="00661B6E"/>
    <w:rsid w:val="00664655"/>
    <w:rsid w:val="00673F22"/>
    <w:rsid w:val="006764A6"/>
    <w:rsid w:val="006778A5"/>
    <w:rsid w:val="00677F01"/>
    <w:rsid w:val="00685D96"/>
    <w:rsid w:val="006903E8"/>
    <w:rsid w:val="00694586"/>
    <w:rsid w:val="006A469E"/>
    <w:rsid w:val="006A6349"/>
    <w:rsid w:val="006B449E"/>
    <w:rsid w:val="006C19A8"/>
    <w:rsid w:val="006D4430"/>
    <w:rsid w:val="006E518A"/>
    <w:rsid w:val="00703C3B"/>
    <w:rsid w:val="0071169B"/>
    <w:rsid w:val="00735A41"/>
    <w:rsid w:val="007427BA"/>
    <w:rsid w:val="007505AB"/>
    <w:rsid w:val="00762310"/>
    <w:rsid w:val="007705B5"/>
    <w:rsid w:val="00775ED9"/>
    <w:rsid w:val="00781689"/>
    <w:rsid w:val="007826BB"/>
    <w:rsid w:val="00785573"/>
    <w:rsid w:val="007953D5"/>
    <w:rsid w:val="007A2068"/>
    <w:rsid w:val="007A6A1D"/>
    <w:rsid w:val="007B1651"/>
    <w:rsid w:val="007C64CB"/>
    <w:rsid w:val="007D5307"/>
    <w:rsid w:val="007D5EF0"/>
    <w:rsid w:val="007E300B"/>
    <w:rsid w:val="007F6524"/>
    <w:rsid w:val="007F6A72"/>
    <w:rsid w:val="008016AF"/>
    <w:rsid w:val="00805770"/>
    <w:rsid w:val="008712B0"/>
    <w:rsid w:val="00892DE8"/>
    <w:rsid w:val="008A041A"/>
    <w:rsid w:val="008A10BD"/>
    <w:rsid w:val="008A25B7"/>
    <w:rsid w:val="008A67A6"/>
    <w:rsid w:val="008B5FFD"/>
    <w:rsid w:val="008B77D8"/>
    <w:rsid w:val="008B7AC5"/>
    <w:rsid w:val="008C3504"/>
    <w:rsid w:val="008C5162"/>
    <w:rsid w:val="008D2044"/>
    <w:rsid w:val="008D35D5"/>
    <w:rsid w:val="008E343A"/>
    <w:rsid w:val="008F7599"/>
    <w:rsid w:val="00904F54"/>
    <w:rsid w:val="00914C84"/>
    <w:rsid w:val="0091648E"/>
    <w:rsid w:val="009178B5"/>
    <w:rsid w:val="00917ADF"/>
    <w:rsid w:val="00920AE0"/>
    <w:rsid w:val="00936F5F"/>
    <w:rsid w:val="009534AA"/>
    <w:rsid w:val="00955190"/>
    <w:rsid w:val="009577DE"/>
    <w:rsid w:val="00964B3A"/>
    <w:rsid w:val="00967528"/>
    <w:rsid w:val="00976901"/>
    <w:rsid w:val="009802F8"/>
    <w:rsid w:val="00985E75"/>
    <w:rsid w:val="009A2552"/>
    <w:rsid w:val="009B34B4"/>
    <w:rsid w:val="009B39F9"/>
    <w:rsid w:val="009B4718"/>
    <w:rsid w:val="009B4910"/>
    <w:rsid w:val="009B5701"/>
    <w:rsid w:val="009C54F1"/>
    <w:rsid w:val="009D1D2A"/>
    <w:rsid w:val="009E3666"/>
    <w:rsid w:val="009F7725"/>
    <w:rsid w:val="00A03AC6"/>
    <w:rsid w:val="00A33908"/>
    <w:rsid w:val="00A3556B"/>
    <w:rsid w:val="00A409EB"/>
    <w:rsid w:val="00A53021"/>
    <w:rsid w:val="00A67D07"/>
    <w:rsid w:val="00A711F6"/>
    <w:rsid w:val="00A756BE"/>
    <w:rsid w:val="00A75AC6"/>
    <w:rsid w:val="00A761CE"/>
    <w:rsid w:val="00A76C9A"/>
    <w:rsid w:val="00A7704F"/>
    <w:rsid w:val="00A8076B"/>
    <w:rsid w:val="00A8344C"/>
    <w:rsid w:val="00A8423B"/>
    <w:rsid w:val="00A95CA5"/>
    <w:rsid w:val="00AA2954"/>
    <w:rsid w:val="00AA74EB"/>
    <w:rsid w:val="00AB0989"/>
    <w:rsid w:val="00AC3B42"/>
    <w:rsid w:val="00AD2BA7"/>
    <w:rsid w:val="00AD3E26"/>
    <w:rsid w:val="00AD7C71"/>
    <w:rsid w:val="00AE0881"/>
    <w:rsid w:val="00AE36AD"/>
    <w:rsid w:val="00B008DF"/>
    <w:rsid w:val="00B01850"/>
    <w:rsid w:val="00B01E8C"/>
    <w:rsid w:val="00B041F6"/>
    <w:rsid w:val="00B07D09"/>
    <w:rsid w:val="00B13BD1"/>
    <w:rsid w:val="00B24783"/>
    <w:rsid w:val="00B34B12"/>
    <w:rsid w:val="00B355F0"/>
    <w:rsid w:val="00B430E0"/>
    <w:rsid w:val="00B44214"/>
    <w:rsid w:val="00B65484"/>
    <w:rsid w:val="00B65CE4"/>
    <w:rsid w:val="00B76835"/>
    <w:rsid w:val="00B76A3C"/>
    <w:rsid w:val="00B821B6"/>
    <w:rsid w:val="00B8233B"/>
    <w:rsid w:val="00BC19C1"/>
    <w:rsid w:val="00BC665C"/>
    <w:rsid w:val="00BD3753"/>
    <w:rsid w:val="00BE3FFE"/>
    <w:rsid w:val="00BE71EC"/>
    <w:rsid w:val="00BE7913"/>
    <w:rsid w:val="00C15833"/>
    <w:rsid w:val="00C27570"/>
    <w:rsid w:val="00C326B7"/>
    <w:rsid w:val="00C34425"/>
    <w:rsid w:val="00C62A22"/>
    <w:rsid w:val="00C6730C"/>
    <w:rsid w:val="00C67B71"/>
    <w:rsid w:val="00C70460"/>
    <w:rsid w:val="00C73C19"/>
    <w:rsid w:val="00C81736"/>
    <w:rsid w:val="00C93A69"/>
    <w:rsid w:val="00CB024D"/>
    <w:rsid w:val="00CB62A5"/>
    <w:rsid w:val="00CC320E"/>
    <w:rsid w:val="00CC7561"/>
    <w:rsid w:val="00CD0561"/>
    <w:rsid w:val="00CD3599"/>
    <w:rsid w:val="00CF0413"/>
    <w:rsid w:val="00CF14E1"/>
    <w:rsid w:val="00CF5A2E"/>
    <w:rsid w:val="00CF5F73"/>
    <w:rsid w:val="00D0266A"/>
    <w:rsid w:val="00D06170"/>
    <w:rsid w:val="00D27F4C"/>
    <w:rsid w:val="00D33850"/>
    <w:rsid w:val="00D37C36"/>
    <w:rsid w:val="00D52552"/>
    <w:rsid w:val="00D778FA"/>
    <w:rsid w:val="00D83DD0"/>
    <w:rsid w:val="00D91837"/>
    <w:rsid w:val="00D92303"/>
    <w:rsid w:val="00DA692D"/>
    <w:rsid w:val="00DB6B7D"/>
    <w:rsid w:val="00DE32BC"/>
    <w:rsid w:val="00DE38C0"/>
    <w:rsid w:val="00DF25BF"/>
    <w:rsid w:val="00DF7115"/>
    <w:rsid w:val="00E01F3A"/>
    <w:rsid w:val="00E3136A"/>
    <w:rsid w:val="00E328CA"/>
    <w:rsid w:val="00E50943"/>
    <w:rsid w:val="00E54CF9"/>
    <w:rsid w:val="00E60188"/>
    <w:rsid w:val="00E62B8C"/>
    <w:rsid w:val="00E6739D"/>
    <w:rsid w:val="00E74461"/>
    <w:rsid w:val="00E771CB"/>
    <w:rsid w:val="00E77A60"/>
    <w:rsid w:val="00E815D9"/>
    <w:rsid w:val="00E8411F"/>
    <w:rsid w:val="00E91897"/>
    <w:rsid w:val="00E97E33"/>
    <w:rsid w:val="00EB2732"/>
    <w:rsid w:val="00EC1803"/>
    <w:rsid w:val="00ED3DD1"/>
    <w:rsid w:val="00ED472E"/>
    <w:rsid w:val="00EE538B"/>
    <w:rsid w:val="00EF345A"/>
    <w:rsid w:val="00EF5E3C"/>
    <w:rsid w:val="00EF668D"/>
    <w:rsid w:val="00F04BAE"/>
    <w:rsid w:val="00F1216B"/>
    <w:rsid w:val="00F13871"/>
    <w:rsid w:val="00F231E8"/>
    <w:rsid w:val="00F32BDD"/>
    <w:rsid w:val="00F34EDC"/>
    <w:rsid w:val="00F65208"/>
    <w:rsid w:val="00F754B7"/>
    <w:rsid w:val="00F758DD"/>
    <w:rsid w:val="00F759E0"/>
    <w:rsid w:val="00F81CCD"/>
    <w:rsid w:val="00F83A68"/>
    <w:rsid w:val="00F9063E"/>
    <w:rsid w:val="00F90EFF"/>
    <w:rsid w:val="00FA3943"/>
    <w:rsid w:val="00FB4FCB"/>
    <w:rsid w:val="00FB6563"/>
    <w:rsid w:val="00FD247C"/>
    <w:rsid w:val="00FE2759"/>
    <w:rsid w:val="00FE6B5B"/>
    <w:rsid w:val="00FF1240"/>
    <w:rsid w:val="0886C2E6"/>
    <w:rsid w:val="20398839"/>
    <w:rsid w:val="221B9A25"/>
    <w:rsid w:val="2B2EDEF9"/>
    <w:rsid w:val="3FC2474F"/>
    <w:rsid w:val="443C1951"/>
    <w:rsid w:val="44CD214E"/>
    <w:rsid w:val="54E4C5C2"/>
    <w:rsid w:val="6331521B"/>
    <w:rsid w:val="68975B68"/>
    <w:rsid w:val="6FE9156B"/>
    <w:rsid w:val="7595246C"/>
    <w:rsid w:val="760391B8"/>
    <w:rsid w:val="7FFE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4D500B"/>
  <w15:chartTrackingRefBased/>
  <w15:docId w15:val="{4B8D2560-D202-4627-9202-08FEA6A64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4BA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04BA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04BAE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4BA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04BA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3B42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F04BA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3B4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936F5F"/>
    <w:pPr>
      <w:widowControl/>
      <w:tabs>
        <w:tab w:val="right" w:leader="dot" w:pos="9016"/>
      </w:tabs>
      <w:wordWrap/>
      <w:autoSpaceDE/>
      <w:autoSpaceDN/>
      <w:spacing w:after="100" w:line="360" w:lineRule="auto"/>
      <w:jc w:val="left"/>
    </w:pPr>
    <w:rPr>
      <w:rFonts w:cs="Times New Roman"/>
      <w:b/>
      <w:bCs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AC3B42"/>
    <w:rPr>
      <w:color w:val="0563C1" w:themeColor="hyperlink"/>
      <w:u w:val="single"/>
    </w:rPr>
  </w:style>
  <w:style w:type="paragraph" w:customStyle="1" w:styleId="a5">
    <w:name w:val="바탕글"/>
    <w:basedOn w:val="a"/>
    <w:rsid w:val="00BC19C1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6">
    <w:name w:val="caption"/>
    <w:basedOn w:val="a"/>
    <w:next w:val="a"/>
    <w:uiPriority w:val="35"/>
    <w:unhideWhenUsed/>
    <w:qFormat/>
    <w:rsid w:val="00F04BAE"/>
    <w:rPr>
      <w:b/>
      <w:bCs/>
      <w:szCs w:val="20"/>
    </w:rPr>
  </w:style>
  <w:style w:type="paragraph" w:styleId="a7">
    <w:name w:val="Revision"/>
    <w:hidden/>
    <w:uiPriority w:val="99"/>
    <w:semiHidden/>
    <w:rsid w:val="006A6349"/>
    <w:pPr>
      <w:spacing w:after="0" w:line="240" w:lineRule="auto"/>
      <w:jc w:val="left"/>
    </w:pPr>
  </w:style>
  <w:style w:type="character" w:styleId="a8">
    <w:name w:val="annotation reference"/>
    <w:basedOn w:val="a0"/>
    <w:uiPriority w:val="99"/>
    <w:semiHidden/>
    <w:unhideWhenUsed/>
    <w:rsid w:val="00CC7561"/>
    <w:rPr>
      <w:sz w:val="18"/>
      <w:szCs w:val="18"/>
    </w:rPr>
  </w:style>
  <w:style w:type="paragraph" w:styleId="a9">
    <w:name w:val="annotation text"/>
    <w:basedOn w:val="a"/>
    <w:link w:val="Char"/>
    <w:uiPriority w:val="99"/>
    <w:semiHidden/>
    <w:unhideWhenUsed/>
    <w:rsid w:val="00CC7561"/>
    <w:pPr>
      <w:jc w:val="left"/>
    </w:pPr>
  </w:style>
  <w:style w:type="character" w:customStyle="1" w:styleId="Char">
    <w:name w:val="메모 텍스트 Char"/>
    <w:basedOn w:val="a0"/>
    <w:link w:val="a9"/>
    <w:uiPriority w:val="99"/>
    <w:semiHidden/>
    <w:rsid w:val="00CC7561"/>
  </w:style>
  <w:style w:type="paragraph" w:styleId="aa">
    <w:name w:val="annotation subject"/>
    <w:basedOn w:val="a9"/>
    <w:next w:val="a9"/>
    <w:link w:val="Char0"/>
    <w:uiPriority w:val="99"/>
    <w:semiHidden/>
    <w:unhideWhenUsed/>
    <w:rsid w:val="00CC7561"/>
    <w:rPr>
      <w:b/>
      <w:bCs/>
    </w:rPr>
  </w:style>
  <w:style w:type="character" w:customStyle="1" w:styleId="Char0">
    <w:name w:val="메모 주제 Char"/>
    <w:basedOn w:val="Char"/>
    <w:link w:val="aa"/>
    <w:uiPriority w:val="99"/>
    <w:semiHidden/>
    <w:rsid w:val="00CC7561"/>
    <w:rPr>
      <w:b/>
      <w:bCs/>
    </w:rPr>
  </w:style>
  <w:style w:type="paragraph" w:styleId="ab">
    <w:name w:val="header"/>
    <w:basedOn w:val="a"/>
    <w:link w:val="Char1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C73C19"/>
  </w:style>
  <w:style w:type="paragraph" w:styleId="ac">
    <w:name w:val="footer"/>
    <w:basedOn w:val="a"/>
    <w:link w:val="Char2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C73C19"/>
  </w:style>
  <w:style w:type="character" w:customStyle="1" w:styleId="11">
    <w:name w:val="확인되지 않은 멘션1"/>
    <w:basedOn w:val="a0"/>
    <w:uiPriority w:val="99"/>
    <w:semiHidden/>
    <w:unhideWhenUsed/>
    <w:rsid w:val="00664655"/>
    <w:rPr>
      <w:color w:val="605E5C"/>
      <w:shd w:val="clear" w:color="auto" w:fill="E1DFDD"/>
    </w:rPr>
  </w:style>
  <w:style w:type="paragraph" w:styleId="ad">
    <w:name w:val="Balloon Text"/>
    <w:basedOn w:val="a"/>
    <w:link w:val="Char3"/>
    <w:uiPriority w:val="99"/>
    <w:semiHidden/>
    <w:unhideWhenUsed/>
    <w:rsid w:val="004F250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4F2503"/>
    <w:rPr>
      <w:rFonts w:asciiTheme="majorHAnsi" w:eastAsiaTheme="majorEastAsia" w:hAnsiTheme="majorHAnsi" w:cstheme="majorBid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064288"/>
    <w:rPr>
      <w:color w:val="954F72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rsid w:val="00F04BAE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F04BAE"/>
    <w:rPr>
      <w:rFonts w:asciiTheme="majorHAnsi" w:eastAsiaTheme="majorEastAsia" w:hAnsiTheme="majorHAnsi" w:cstheme="majorBidi"/>
      <w:sz w:val="22"/>
    </w:rPr>
  </w:style>
  <w:style w:type="paragraph" w:styleId="af">
    <w:name w:val="Title"/>
    <w:basedOn w:val="a"/>
    <w:next w:val="a"/>
    <w:link w:val="Char4"/>
    <w:uiPriority w:val="10"/>
    <w:qFormat/>
    <w:rsid w:val="00F04BA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"/>
    <w:uiPriority w:val="10"/>
    <w:rsid w:val="00F04B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제목 4 Char"/>
    <w:basedOn w:val="a0"/>
    <w:link w:val="4"/>
    <w:uiPriority w:val="9"/>
    <w:rsid w:val="00F04BAE"/>
    <w:rPr>
      <w:b/>
      <w:bCs/>
    </w:rPr>
  </w:style>
  <w:style w:type="character" w:customStyle="1" w:styleId="21">
    <w:name w:val="확인되지 않은 멘션2"/>
    <w:basedOn w:val="a0"/>
    <w:uiPriority w:val="99"/>
    <w:semiHidden/>
    <w:unhideWhenUsed/>
    <w:rsid w:val="004918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6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9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2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6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722458-A9B2-4CB8-9EEC-D84D6B03E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643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장교진</cp:lastModifiedBy>
  <cp:revision>2</cp:revision>
  <dcterms:created xsi:type="dcterms:W3CDTF">2022-03-14T04:17:00Z</dcterms:created>
  <dcterms:modified xsi:type="dcterms:W3CDTF">2022-03-14T04:17:00Z</dcterms:modified>
</cp:coreProperties>
</file>