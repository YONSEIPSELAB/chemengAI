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60009" w14:textId="77777777" w:rsidR="001B24AF" w:rsidRDefault="001B24AF" w:rsidP="00EB3008">
      <w:pPr>
        <w:ind w:left="800" w:hanging="400"/>
      </w:pPr>
    </w:p>
    <w:p w14:paraId="7BD41EA8" w14:textId="614CEBB6" w:rsidR="001B24AF" w:rsidRDefault="001B24AF" w:rsidP="001B24AF">
      <w:pPr>
        <w:pStyle w:val="af1"/>
        <w:ind w:left="800"/>
        <w:jc w:val="both"/>
        <w:rPr>
          <w:rFonts w:asciiTheme="minorHAnsi" w:eastAsiaTheme="minorHAnsi" w:hAnsiTheme="minorHAnsi"/>
        </w:rPr>
      </w:pPr>
    </w:p>
    <w:p w14:paraId="5EFB97AE" w14:textId="74F6E3FF" w:rsidR="001B24AF" w:rsidRDefault="001B24AF" w:rsidP="001B24AF"/>
    <w:p w14:paraId="3E959C28" w14:textId="0C948160" w:rsidR="001B24AF" w:rsidRDefault="001B24AF" w:rsidP="001B24AF"/>
    <w:p w14:paraId="26DE8159" w14:textId="4114F27F" w:rsidR="001B24AF" w:rsidRDefault="001B24AF" w:rsidP="001B24AF"/>
    <w:p w14:paraId="5BA7D0B2" w14:textId="77777777" w:rsidR="001B24AF" w:rsidRPr="001B24AF" w:rsidRDefault="001B24AF" w:rsidP="001B24AF"/>
    <w:p w14:paraId="59A9C73A" w14:textId="77777777" w:rsidR="001B24AF" w:rsidRDefault="001B24AF" w:rsidP="001B24AF">
      <w:pPr>
        <w:pStyle w:val="af1"/>
        <w:ind w:left="800"/>
        <w:jc w:val="both"/>
        <w:rPr>
          <w:rFonts w:asciiTheme="minorHAnsi" w:eastAsiaTheme="minorHAnsi" w:hAnsiTheme="minorHAnsi"/>
        </w:rPr>
      </w:pPr>
    </w:p>
    <w:p w14:paraId="60447368" w14:textId="13A91C27" w:rsidR="001B24AF" w:rsidRPr="001B24AF" w:rsidRDefault="00371D9E" w:rsidP="00EB3008">
      <w:pPr>
        <w:pStyle w:val="af1"/>
        <w:numPr>
          <w:ilvl w:val="0"/>
          <w:numId w:val="38"/>
        </w:numPr>
        <w:rPr>
          <w:rFonts w:asciiTheme="minorHAnsi" w:eastAsiaTheme="minorHAnsi" w:hAnsiTheme="minorHAnsi"/>
          <w:sz w:val="40"/>
        </w:rPr>
      </w:pPr>
      <w:r w:rsidRPr="001B24AF">
        <w:rPr>
          <w:rFonts w:asciiTheme="minorHAnsi" w:eastAsiaTheme="minorHAnsi" w:hAnsiTheme="minorHAnsi" w:hint="eastAsia"/>
          <w:sz w:val="40"/>
        </w:rPr>
        <w:t>화공산업에서의 인공지능</w:t>
      </w:r>
    </w:p>
    <w:p w14:paraId="2CF19BCD" w14:textId="4FFE1F58" w:rsidR="00A4028E" w:rsidRPr="001B24AF" w:rsidRDefault="001B24AF" w:rsidP="001B24AF">
      <w:pPr>
        <w:widowControl/>
        <w:wordWrap/>
        <w:autoSpaceDE/>
        <w:autoSpaceDN/>
        <w:rPr>
          <w:rFonts w:asciiTheme="minorHAnsi" w:eastAsiaTheme="minorHAnsi" w:hAnsiTheme="minorHAnsi" w:cstheme="majorBidi"/>
          <w:b/>
          <w:bCs/>
          <w:sz w:val="32"/>
          <w:szCs w:val="32"/>
        </w:rPr>
      </w:pPr>
      <w:r>
        <w:rPr>
          <w:rFonts w:asciiTheme="minorHAnsi" w:eastAsiaTheme="minorHAnsi" w:hAnsiTheme="minorHAnsi"/>
        </w:rPr>
        <w:br w:type="page"/>
      </w:r>
    </w:p>
    <w:p w14:paraId="7AE44448" w14:textId="09B43C30" w:rsidR="008313DF" w:rsidRPr="001B24AF" w:rsidRDefault="001B24AF" w:rsidP="00EB3008">
      <w:pPr>
        <w:pStyle w:val="1"/>
        <w:numPr>
          <w:ilvl w:val="0"/>
          <w:numId w:val="39"/>
        </w:numPr>
        <w:rPr>
          <w:rFonts w:asciiTheme="minorHAnsi" w:eastAsiaTheme="minorHAnsi" w:hAnsiTheme="minorHAnsi"/>
          <w:b/>
        </w:rPr>
      </w:pPr>
      <w:bookmarkStart w:id="0" w:name="_Hlk96622141"/>
      <w:r>
        <w:rPr>
          <w:rFonts w:asciiTheme="minorHAnsi" w:eastAsiaTheme="minorHAnsi" w:hAnsiTheme="minorHAnsi" w:hint="eastAsia"/>
          <w:b/>
        </w:rPr>
        <w:lastRenderedPageBreak/>
        <w:t xml:space="preserve">화공 인공지능 </w:t>
      </w:r>
      <w:r w:rsidR="00286BEE" w:rsidRPr="001B24AF">
        <w:rPr>
          <w:rFonts w:asciiTheme="minorHAnsi" w:eastAsiaTheme="minorHAnsi" w:hAnsiTheme="minorHAnsi" w:hint="eastAsia"/>
          <w:b/>
        </w:rPr>
        <w:t>입문</w:t>
      </w:r>
    </w:p>
    <w:bookmarkEnd w:id="0"/>
    <w:p w14:paraId="563F27A1" w14:textId="77777777" w:rsidR="001B24AF" w:rsidRDefault="001B24AF" w:rsidP="001B24AF">
      <w:pPr>
        <w:pStyle w:val="2"/>
        <w:rPr>
          <w:rFonts w:asciiTheme="minorHAnsi" w:eastAsiaTheme="minorHAnsi" w:hAnsiTheme="minorHAnsi"/>
        </w:rPr>
      </w:pPr>
    </w:p>
    <w:p w14:paraId="16AF019B" w14:textId="6275A4C6" w:rsidR="007D5C58" w:rsidRDefault="00286BEE" w:rsidP="007D5C58">
      <w:pPr>
        <w:pStyle w:val="2"/>
        <w:numPr>
          <w:ilvl w:val="0"/>
          <w:numId w:val="40"/>
        </w:numPr>
        <w:rPr>
          <w:rFonts w:asciiTheme="minorHAnsi" w:eastAsiaTheme="minorHAnsi" w:hAnsiTheme="minorHAnsi"/>
        </w:rPr>
      </w:pPr>
      <w:r w:rsidRPr="00EB3008">
        <w:rPr>
          <w:rFonts w:asciiTheme="minorHAnsi" w:eastAsiaTheme="minorHAnsi" w:hAnsiTheme="minorHAnsi" w:hint="eastAsia"/>
        </w:rPr>
        <w:t>4차산업 시대에서</w:t>
      </w:r>
      <w:del w:id="1" w:author="문일" w:date="2022-03-17T15:22:00Z">
        <w:r w:rsidRPr="00EB3008" w:rsidDel="000D1464">
          <w:rPr>
            <w:rFonts w:asciiTheme="minorHAnsi" w:eastAsiaTheme="minorHAnsi" w:hAnsiTheme="minorHAnsi" w:hint="eastAsia"/>
          </w:rPr>
          <w:delText>의</w:delText>
        </w:r>
      </w:del>
      <w:r w:rsidRPr="00EB3008">
        <w:rPr>
          <w:rFonts w:asciiTheme="minorHAnsi" w:eastAsiaTheme="minorHAnsi" w:hAnsiTheme="minorHAnsi" w:hint="eastAsia"/>
        </w:rPr>
        <w:t xml:space="preserve"> 화학공학의 현재와 미래</w:t>
      </w:r>
      <w:r w:rsidR="007D5C58">
        <w:rPr>
          <w:rFonts w:asciiTheme="minorHAnsi" w:eastAsiaTheme="minorHAnsi" w:hAnsiTheme="minorHAnsi"/>
        </w:rPr>
        <w:br/>
      </w:r>
    </w:p>
    <w:p w14:paraId="3FA089CE" w14:textId="078BBBC4" w:rsidR="00257508" w:rsidRPr="007D5C58" w:rsidRDefault="000070F3" w:rsidP="007D5C58">
      <w:pPr>
        <w:rPr>
          <w:rFonts w:asciiTheme="minorHAnsi" w:eastAsiaTheme="minorHAnsi" w:hAnsiTheme="minorHAnsi" w:cstheme="majorBidi"/>
        </w:rPr>
      </w:pPr>
      <w:r w:rsidRPr="00EB3008">
        <w:rPr>
          <w:noProof/>
        </w:rPr>
        <w:drawing>
          <wp:inline distT="0" distB="0" distL="0" distR="0" wp14:anchorId="658DCABD" wp14:editId="64832B08">
            <wp:extent cx="4723130" cy="183451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0943" w14:textId="682F9B72" w:rsidR="000070F3" w:rsidRPr="00EB3008" w:rsidRDefault="006017A0" w:rsidP="006017A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371D9E" w:rsidRPr="00EB3008">
        <w:rPr>
          <w:rFonts w:asciiTheme="minorHAnsi" w:eastAsiaTheme="minorHAnsi" w:hAnsiTheme="minorHAnsi" w:cs="함초롬바탕"/>
          <w:sz w:val="20"/>
        </w:rPr>
        <w:t>1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4차산업과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화학산업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의 융합: 스마트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화학공정</w:t>
      </w:r>
    </w:p>
    <w:p w14:paraId="53489FF6" w14:textId="57F4ACFB" w:rsidR="00371D9E" w:rsidRPr="00EB3008" w:rsidRDefault="00A856BA" w:rsidP="00A856BA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데이터 및 지능정보화 기반 융합 기술은 </w:t>
      </w:r>
      <w:del w:id="2" w:author="문일" w:date="2022-03-17T15:27:00Z">
        <w:r w:rsidR="00371D9E" w:rsidRPr="00EB3008" w:rsidDel="000D1464">
          <w:rPr>
            <w:rFonts w:asciiTheme="minorHAnsi" w:eastAsiaTheme="minorHAnsi" w:hAnsiTheme="minorHAnsi" w:cs="함초롬바탕" w:hint="eastAsia"/>
            <w:sz w:val="20"/>
          </w:rPr>
          <w:delText xml:space="preserve">다른 산업처럼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미래 </w:t>
      </w:r>
      <w:del w:id="3" w:author="문일" w:date="2022-03-17T15:27:00Z">
        <w:r w:rsidR="00371D9E" w:rsidRPr="00EB3008" w:rsidDel="000D1464">
          <w:rPr>
            <w:rFonts w:asciiTheme="minorHAnsi" w:eastAsiaTheme="minorHAnsi" w:hAnsiTheme="minorHAnsi" w:cs="함초롬바탕" w:hint="eastAsia"/>
            <w:sz w:val="20"/>
          </w:rPr>
          <w:delText xml:space="preserve">진보된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화학산업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의 핵심 가치이다.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지능정보기술의 고도화로 정보통신기술 인프라를 통해 생성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·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수집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·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축적된 빅데이터와 인공지능, IoT, 클라우드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등의 융합기술이 화학산업 전반에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활용될 경우,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 xml:space="preserve">그 효과는 매우 </w:t>
      </w:r>
      <w:del w:id="4" w:author="문일" w:date="2022-03-17T15:28:00Z">
        <w:r w:rsidR="00CF05F5" w:rsidRPr="00EB3008" w:rsidDel="000D1464">
          <w:rPr>
            <w:rFonts w:asciiTheme="minorHAnsi" w:eastAsiaTheme="minorHAnsi" w:hAnsiTheme="minorHAnsi" w:cs="함초롬바탕" w:hint="eastAsia"/>
            <w:sz w:val="20"/>
          </w:rPr>
          <w:delText>효과</w:delText>
        </w:r>
        <w:r w:rsidR="00371D9E" w:rsidRPr="00EB3008" w:rsidDel="000D1464">
          <w:rPr>
            <w:rFonts w:asciiTheme="minorHAnsi" w:eastAsiaTheme="minorHAnsi" w:hAnsiTheme="minorHAnsi" w:cs="함초롬바탕" w:hint="eastAsia"/>
            <w:sz w:val="20"/>
          </w:rPr>
          <w:delText>적이</w:delText>
        </w:r>
      </w:del>
      <w:ins w:id="5" w:author="문일" w:date="2022-03-17T15:28:00Z">
        <w:r w:rsidR="000D1464">
          <w:rPr>
            <w:rFonts w:asciiTheme="minorHAnsi" w:eastAsiaTheme="minorHAnsi" w:hAnsiTheme="minorHAnsi" w:cs="함초롬바탕" w:hint="eastAsia"/>
            <w:sz w:val="20"/>
          </w:rPr>
          <w:t>크</w:t>
        </w:r>
      </w:ins>
      <w:r w:rsidR="00371D9E" w:rsidRPr="00EB3008">
        <w:rPr>
          <w:rFonts w:asciiTheme="minorHAnsi" w:eastAsiaTheme="minorHAnsi" w:hAnsiTheme="minorHAnsi" w:cs="함초롬바탕" w:hint="eastAsia"/>
          <w:sz w:val="20"/>
        </w:rPr>
        <w:t>다</w:t>
      </w:r>
      <w:r w:rsidR="00371D9E" w:rsidRPr="00EB3008">
        <w:rPr>
          <w:rStyle w:val="af0"/>
          <w:rFonts w:asciiTheme="minorHAnsi" w:eastAsiaTheme="minorHAnsi" w:hAnsiTheme="minorHAnsi" w:cs="함초롬바탕"/>
          <w:sz w:val="20"/>
        </w:rPr>
        <w:footnoteReference w:id="1"/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0474269C" w14:textId="1C243A7C" w:rsidR="00A856BA" w:rsidRPr="00EB3008" w:rsidRDefault="00371D9E" w:rsidP="001E1CCC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대규모 투자설비,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많은 에너지 사용,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복잡한 글로벌 가치 사슬 등 전통적인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화학산업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의 특징을 본다면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화학산업의 스마트화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는 생산성 향상, 민첩한 시장 대응, 에너지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효율 향상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및 환경유해 물질 유출 감소, 안전한 환경 구축 등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 산업 전반에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혁신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을 가져올 수 있다.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ESG </w:t>
      </w:r>
      <w:r w:rsidR="00EF6F28" w:rsidRPr="00EB3008">
        <w:rPr>
          <w:rFonts w:asciiTheme="minorHAnsi" w:eastAsiaTheme="minorHAnsi" w:hAnsiTheme="minorHAnsi" w:cs="함초롬바탕"/>
          <w:sz w:val="20"/>
        </w:rPr>
        <w:t xml:space="preserve">(Environmental, Social and </w:t>
      </w:r>
      <w:r w:rsidR="00E57620" w:rsidRPr="00EB3008">
        <w:rPr>
          <w:rFonts w:asciiTheme="minorHAnsi" w:eastAsiaTheme="minorHAnsi" w:hAnsiTheme="minorHAnsi" w:cs="함초롬바탕"/>
          <w:sz w:val="20"/>
        </w:rPr>
        <w:t>Governance</w:t>
      </w:r>
      <w:r w:rsidR="00EF6F28" w:rsidRPr="00EB3008">
        <w:rPr>
          <w:rFonts w:asciiTheme="minorHAnsi" w:eastAsiaTheme="minorHAnsi" w:hAnsiTheme="minorHAnsi" w:cs="함초롬바탕"/>
          <w:sz w:val="20"/>
        </w:rPr>
        <w:t xml:space="preserve">)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등 기업의 비재무적 요소의 강화는 물론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효율적 경영 관리</w:t>
      </w:r>
      <w:del w:id="6" w:author="문일" w:date="2022-03-17T15:37:00Z">
        <w:r w:rsidR="001E1CCC" w:rsidRPr="00EB3008" w:rsidDel="001A2C31">
          <w:rPr>
            <w:rFonts w:asciiTheme="minorHAnsi" w:eastAsiaTheme="minorHAnsi" w:hAnsiTheme="minorHAnsi" w:cs="함초롬바탕" w:hint="eastAsia"/>
            <w:sz w:val="20"/>
          </w:rPr>
          <w:delText xml:space="preserve"> </w:delText>
        </w:r>
        <w:r w:rsidR="001E1CCC" w:rsidRPr="00EB3008" w:rsidDel="001A2C31">
          <w:rPr>
            <w:rFonts w:asciiTheme="minorHAnsi" w:eastAsiaTheme="minorHAnsi" w:hAnsiTheme="minorHAnsi" w:cs="함초롬바탕"/>
            <w:sz w:val="20"/>
          </w:rPr>
          <w:delText>(</w:delText>
        </w:r>
        <w:r w:rsidR="001E1CCC" w:rsidRPr="00EB3008" w:rsidDel="001A2C31">
          <w:rPr>
            <w:rFonts w:asciiTheme="minorHAnsi" w:eastAsiaTheme="minorHAnsi" w:hAnsiTheme="minorHAnsi" w:cs="함초롬바탕" w:hint="eastAsia"/>
            <w:sz w:val="20"/>
          </w:rPr>
          <w:delText xml:space="preserve">business </w:delText>
        </w:r>
        <w:r w:rsidR="001E1CCC" w:rsidRPr="00EB3008" w:rsidDel="001A2C31">
          <w:rPr>
            <w:rFonts w:asciiTheme="minorHAnsi" w:eastAsiaTheme="minorHAnsi" w:hAnsiTheme="minorHAnsi" w:cs="함초롬바탕"/>
            <w:sz w:val="20"/>
          </w:rPr>
          <w:delText>strategy)</w:delText>
        </w:r>
      </w:del>
      <w:r w:rsidR="001E1CCC" w:rsidRPr="00EB3008">
        <w:rPr>
          <w:rFonts w:asciiTheme="minorHAnsi" w:eastAsiaTheme="minorHAnsi" w:hAnsiTheme="minorHAnsi" w:cs="함초롬바탕"/>
          <w:sz w:val="20"/>
        </w:rPr>
        <w:t>,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신규 사업 관리</w:t>
      </w:r>
      <w:del w:id="7" w:author="문일" w:date="2022-03-17T15:37:00Z">
        <w:r w:rsidR="001E1CCC" w:rsidRPr="00EB3008" w:rsidDel="001A2C31">
          <w:rPr>
            <w:rFonts w:asciiTheme="minorHAnsi" w:eastAsiaTheme="minorHAnsi" w:hAnsiTheme="minorHAnsi" w:cs="함초롬바탕" w:hint="eastAsia"/>
            <w:sz w:val="20"/>
          </w:rPr>
          <w:delText xml:space="preserve"> </w:delText>
        </w:r>
        <w:r w:rsidR="001E1CCC" w:rsidRPr="00EB3008" w:rsidDel="001A2C31">
          <w:rPr>
            <w:rFonts w:asciiTheme="minorHAnsi" w:eastAsiaTheme="minorHAnsi" w:hAnsiTheme="minorHAnsi" w:cs="함초롬바탕"/>
            <w:sz w:val="20"/>
          </w:rPr>
          <w:delText>(Project management)</w:delText>
        </w:r>
      </w:del>
      <w:r w:rsidR="001E1CCC" w:rsidRPr="00EB3008">
        <w:rPr>
          <w:rFonts w:asciiTheme="minorHAnsi" w:eastAsiaTheme="minorHAnsi" w:hAnsiTheme="minorHAnsi" w:cs="함초롬바탕"/>
          <w:sz w:val="20"/>
        </w:rPr>
        <w:t>, 전사적자원관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리 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(Enterprise Resource Planning; ERP)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및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원천기술 확보 등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화공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기업의 지속 가능한 발전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에 핵심적 기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lastRenderedPageBreak/>
        <w:t>여를 할 수 있다.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따라서,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전사(全社)적 통합 및 의사 결정 등 개별 기업의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혁신은 물론 화공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산업 생태계 패러다임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변화를 불러올 유도 기술이자 4차산업혁명의 완성 기술인 핵심 기저 가치이다.</w:t>
      </w:r>
    </w:p>
    <w:p w14:paraId="36DDAD04" w14:textId="3FED30CB" w:rsidR="00A856BA" w:rsidRPr="00EB3008" w:rsidRDefault="00A856BA" w:rsidP="00AB065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심화되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는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화학산업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시장의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격동성과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친환경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안전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 등 높은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사회적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요구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환경에서 </w:t>
      </w:r>
      <w:r w:rsidRPr="00EB3008">
        <w:rPr>
          <w:rFonts w:asciiTheme="minorHAnsi" w:eastAsiaTheme="minorHAnsi" w:hAnsiTheme="minorHAnsi" w:cs="함초롬바탕" w:hint="eastAsia"/>
          <w:sz w:val="20"/>
        </w:rPr>
        <w:t>화학산업의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지속가능한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성장을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위하여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화학소재개발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의 빠른 생애주기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화학 플랜트 운전의 자동화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시장변화에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유연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대</w:t>
      </w:r>
      <w:ins w:id="8" w:author="문일" w:date="2022-03-17T15:39:00Z">
        <w:r w:rsidR="001A2C31">
          <w:rPr>
            <w:rFonts w:asciiTheme="minorHAnsi" w:eastAsiaTheme="minorHAnsi" w:hAnsiTheme="minorHAnsi" w:cs="함초롬바탕" w:hint="eastAsia"/>
            <w:sz w:val="20"/>
          </w:rPr>
          <w:t>응</w:t>
        </w:r>
      </w:ins>
      <w:del w:id="9" w:author="문일" w:date="2022-03-17T15:39:00Z">
        <w:r w:rsidR="00703963" w:rsidRPr="00EB3008" w:rsidDel="001A2C31">
          <w:rPr>
            <w:rFonts w:asciiTheme="minorHAnsi" w:eastAsiaTheme="minorHAnsi" w:hAnsiTheme="minorHAnsi" w:cs="함초롬바탕" w:hint="eastAsia"/>
            <w:sz w:val="20"/>
          </w:rPr>
          <w:delText>웅</w:delText>
        </w:r>
      </w:del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가능한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모듈화된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공정개발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,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사고 위험 없는 안전한 공정 관리 등의 혁신 기술 도입은 더 이상 미룰 수 없는 절실한 미래형 화공 산업의 기술적 요구이다.</w:t>
      </w:r>
    </w:p>
    <w:p w14:paraId="40D0D4B4" w14:textId="77777777" w:rsidR="00F51EE5" w:rsidRPr="00EB3008" w:rsidRDefault="00F51EE5" w:rsidP="00AB065B">
      <w:pPr>
        <w:spacing w:line="240" w:lineRule="auto"/>
        <w:rPr>
          <w:rFonts w:asciiTheme="minorHAnsi" w:eastAsiaTheme="minorHAnsi" w:hAnsiTheme="minorHAnsi" w:cs="함초롬바탕"/>
          <w:sz w:val="20"/>
        </w:rPr>
      </w:pPr>
    </w:p>
    <w:p w14:paraId="7A46B045" w14:textId="047D40FD" w:rsidR="00286BEE" w:rsidRPr="00EB3008" w:rsidRDefault="00286BEE" w:rsidP="00EB3008">
      <w:pPr>
        <w:pStyle w:val="2"/>
        <w:numPr>
          <w:ilvl w:val="0"/>
          <w:numId w:val="40"/>
        </w:numPr>
      </w:pPr>
      <w:r w:rsidRPr="00EB3008">
        <w:rPr>
          <w:rFonts w:hint="eastAsia"/>
        </w:rPr>
        <w:t xml:space="preserve">스마트 팩토리 및 화공 디지털화를 위한 </w:t>
      </w:r>
      <w:r w:rsidRPr="00EB3008">
        <w:t>PSE</w:t>
      </w:r>
      <w:r w:rsidRPr="00EB3008">
        <w:rPr>
          <w:rFonts w:hint="eastAsia"/>
        </w:rPr>
        <w:t>의 전망과 역</w:t>
      </w:r>
      <w:r w:rsidR="00F51EE5" w:rsidRPr="00EB3008">
        <w:rPr>
          <w:rFonts w:hint="eastAsia"/>
        </w:rPr>
        <w:t>할</w:t>
      </w:r>
    </w:p>
    <w:p w14:paraId="155C52AB" w14:textId="6A75BBF2" w:rsidR="00B752D6" w:rsidRPr="00EB3008" w:rsidRDefault="00B752D6" w:rsidP="00B752D6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0D0B034C" wp14:editId="300B6D97">
            <wp:extent cx="4723130" cy="318579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1A8A" w14:textId="4297CC33" w:rsidR="00B752D6" w:rsidRPr="00EB3008" w:rsidRDefault="00B752D6" w:rsidP="00B752D6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2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요소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기술</w:t>
      </w:r>
    </w:p>
    <w:p w14:paraId="52E4A6C8" w14:textId="0DDA8996" w:rsidR="00286BEE" w:rsidRPr="00EB3008" w:rsidRDefault="006A23EE" w:rsidP="00D06EA2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스마트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팩토리는</w:t>
      </w:r>
      <w:proofErr w:type="spellEnd"/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전통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제조산업에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사물인터넷</w:t>
      </w:r>
      <w:r w:rsidR="004E419F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/>
          <w:sz w:val="20"/>
        </w:rPr>
        <w:t>(</w:t>
      </w:r>
      <w:r w:rsidR="004E419F" w:rsidRPr="00EB3008">
        <w:rPr>
          <w:rFonts w:asciiTheme="minorHAnsi" w:eastAsiaTheme="minorHAnsi" w:hAnsiTheme="minorHAnsi" w:cs="함초롬바탕"/>
          <w:sz w:val="20"/>
        </w:rPr>
        <w:t xml:space="preserve">Internet of Things, </w:t>
      </w:r>
      <w:r w:rsidRPr="00EB3008">
        <w:rPr>
          <w:rFonts w:asciiTheme="minorHAnsi" w:eastAsiaTheme="minorHAnsi" w:hAnsiTheme="minorHAnsi" w:cs="함초롬바탕"/>
          <w:sz w:val="20"/>
        </w:rPr>
        <w:t xml:space="preserve">IoT), Machine </w:t>
      </w:r>
      <w:r w:rsidRPr="00EB3008">
        <w:rPr>
          <w:rFonts w:asciiTheme="minorHAnsi" w:eastAsiaTheme="minorHAnsi" w:hAnsiTheme="minorHAnsi" w:cs="함초롬바탕"/>
          <w:sz w:val="20"/>
        </w:rPr>
        <w:lastRenderedPageBreak/>
        <w:t xml:space="preserve">Learning (ML), </w:t>
      </w:r>
      <w:r w:rsidRPr="00EB3008">
        <w:rPr>
          <w:rFonts w:asciiTheme="minorHAnsi" w:eastAsiaTheme="minorHAnsi" w:hAnsiTheme="minorHAnsi" w:cs="함초롬바탕" w:hint="eastAsia"/>
          <w:sz w:val="20"/>
        </w:rPr>
        <w:t>센서</w:t>
      </w:r>
      <w:r w:rsidRPr="00EB3008">
        <w:rPr>
          <w:rFonts w:asciiTheme="minorHAnsi" w:eastAsiaTheme="minorHAnsi" w:hAnsiTheme="minorHAnsi" w:cs="함초롬바탕"/>
          <w:sz w:val="20"/>
        </w:rPr>
        <w:t xml:space="preserve">, Cloud, Big data </w:t>
      </w:r>
      <w:r w:rsidRPr="00EB3008">
        <w:rPr>
          <w:rFonts w:asciiTheme="minorHAnsi" w:eastAsiaTheme="minorHAnsi" w:hAnsiTheme="minorHAnsi" w:cs="함초롬바탕" w:hint="eastAsia"/>
          <w:sz w:val="20"/>
        </w:rPr>
        <w:t>등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혁신적인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정보통신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기술</w:t>
      </w:r>
      <w:r w:rsidRPr="00EB3008">
        <w:rPr>
          <w:rFonts w:asciiTheme="minorHAnsi" w:eastAsiaTheme="minorHAnsi" w:hAnsiTheme="minorHAnsi" w:cs="함초롬바탕"/>
          <w:sz w:val="20"/>
        </w:rPr>
        <w:t xml:space="preserve"> (</w:t>
      </w:r>
      <w:r w:rsidR="00466BD0" w:rsidRPr="00EB3008">
        <w:rPr>
          <w:rFonts w:asciiTheme="minorHAnsi" w:eastAsiaTheme="minorHAnsi" w:hAnsiTheme="minorHAnsi" w:cs="함초롬바탕"/>
          <w:sz w:val="20"/>
        </w:rPr>
        <w:t xml:space="preserve">Information and communications technology, </w:t>
      </w:r>
      <w:r w:rsidRPr="00EB3008">
        <w:rPr>
          <w:rFonts w:asciiTheme="minorHAnsi" w:eastAsiaTheme="minorHAnsi" w:hAnsiTheme="minorHAnsi" w:cs="함초롬바탕"/>
          <w:sz w:val="20"/>
        </w:rPr>
        <w:t>ICT)</w:t>
      </w:r>
      <w:r w:rsidRPr="00EB3008">
        <w:rPr>
          <w:rFonts w:asciiTheme="minorHAnsi" w:eastAsiaTheme="minorHAnsi" w:hAnsiTheme="minorHAnsi" w:cs="함초롬바탕" w:hint="eastAsia"/>
          <w:sz w:val="20"/>
        </w:rPr>
        <w:t>을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결합하여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설비</w:t>
      </w:r>
      <w:r w:rsidR="001A573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="001A573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공정의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지능화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자동화를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가능케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하며</w:t>
      </w:r>
      <w:r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Pr="00EB3008">
        <w:rPr>
          <w:rFonts w:asciiTheme="minorHAnsi" w:eastAsiaTheme="minorHAnsi" w:hAnsiTheme="minorHAnsi" w:cs="함초롬바탕" w:hint="eastAsia"/>
          <w:sz w:val="20"/>
        </w:rPr>
        <w:t>이러한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설비의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운영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정보가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실시간으로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466BD0" w:rsidRPr="00EB3008">
        <w:rPr>
          <w:rFonts w:asciiTheme="minorHAnsi" w:eastAsiaTheme="minorHAnsi" w:hAnsiTheme="minorHAnsi" w:cs="함초롬바탕" w:hint="eastAsia"/>
          <w:sz w:val="20"/>
        </w:rPr>
        <w:t xml:space="preserve">공유 </w:t>
      </w:r>
      <w:r w:rsidRPr="00EB3008">
        <w:rPr>
          <w:rFonts w:asciiTheme="minorHAnsi" w:eastAsiaTheme="minorHAnsi" w:hAnsiTheme="minorHAnsi" w:cs="함초롬바탕" w:hint="eastAsia"/>
          <w:sz w:val="20"/>
        </w:rPr>
        <w:t>활용되는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체계를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E46CF" w:rsidRPr="00EB3008">
        <w:rPr>
          <w:rFonts w:asciiTheme="minorHAnsi" w:eastAsiaTheme="minorHAnsi" w:hAnsiTheme="minorHAnsi" w:cs="함초롬바탕" w:hint="eastAsia"/>
          <w:sz w:val="20"/>
        </w:rPr>
        <w:t>일컫는다</w:t>
      </w:r>
      <w:r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5160AC19" w14:textId="174743A9" w:rsidR="00B752D6" w:rsidRPr="00EB3008" w:rsidRDefault="001A573C" w:rsidP="00D06EA2">
      <w:pPr>
        <w:spacing w:line="240" w:lineRule="auto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팩토리의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실현을 위해서는 스스로 이상 현상 및 변화 등의 감지 및 자기복구가 가능한 자동화 플랜트 설계와 더불어 가동 진단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복구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유지를 기반으로 하는 종합적인 위기대응 정보기술의 통합이 필요하다. 이는 </w:t>
      </w:r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화학플랜트의 전통적 안전 기법인 모니터링과 샘플링에 </w:t>
      </w:r>
      <w:proofErr w:type="spellStart"/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>IoT를</w:t>
      </w:r>
      <w:proofErr w:type="spellEnd"/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접목시켜서 빅데이터 분석을 통한 사고예측 및 회피 적용 가능</w:t>
      </w:r>
      <w:r w:rsidR="00E867C5" w:rsidRPr="00EB3008">
        <w:rPr>
          <w:rFonts w:asciiTheme="minorHAnsi" w:eastAsiaTheme="minorHAnsi" w:hAnsiTheme="minorHAnsi" w:cs="함초롬바탕" w:hint="eastAsia"/>
          <w:sz w:val="20"/>
          <w:lang w:val="ko-KR"/>
        </w:rPr>
        <w:t>하다.</w:t>
      </w:r>
    </w:p>
    <w:p w14:paraId="7DC0DA0D" w14:textId="5345656C" w:rsidR="00B752D6" w:rsidRPr="00EB3008" w:rsidRDefault="00780C37" w:rsidP="00D06EA2">
      <w:pPr>
        <w:spacing w:line="240" w:lineRule="auto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이처럼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실현을 위한 연구개발은 산업에서 매우 중요하게 여겨지고 있다.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대표적인 사례는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SAP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Predictive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maintenance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platform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과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augmented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reality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on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the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shopfloor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있다.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이밖에도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Simens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Amberg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plant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>Microsoft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의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Jeep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Wrangler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plant</w:t>
      </w:r>
      <w:proofErr w:type="spellEnd"/>
      <w:ins w:id="10" w:author="문일" w:date="2022-03-17T15:41:00Z">
        <w:r w:rsidR="001A2C31">
          <w:rPr>
            <w:rFonts w:asciiTheme="minorHAnsi" w:eastAsiaTheme="minorHAnsi" w:hAnsiTheme="minorHAnsi" w:cs="함초롬바탕" w:hint="eastAsia"/>
            <w:sz w:val="20"/>
            <w:lang w:val="ko-KR"/>
          </w:rPr>
          <w:t xml:space="preserve"> 등이</w:t>
        </w:r>
      </w:ins>
      <w:del w:id="11" w:author="문일" w:date="2022-03-17T15:41:00Z">
        <w:r w:rsidRPr="00EB3008" w:rsidDel="001A2C31">
          <w:rPr>
            <w:rFonts w:asciiTheme="minorHAnsi" w:eastAsiaTheme="minorHAnsi" w:hAnsiTheme="minorHAnsi" w:cs="함초롬바탕" w:hint="eastAsia"/>
            <w:sz w:val="20"/>
            <w:lang w:val="ko-KR"/>
          </w:rPr>
          <w:delText>가</w:delText>
        </w:r>
      </w:del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존재한다</w:t>
      </w:r>
      <w:r w:rsidR="00E867C5" w:rsidRPr="00EB3008">
        <w:rPr>
          <w:rFonts w:asciiTheme="minorHAnsi" w:eastAsiaTheme="minorHAnsi" w:hAnsiTheme="minorHAnsi" w:cs="함초롬바탕" w:hint="eastAsia"/>
          <w:sz w:val="20"/>
          <w:lang w:val="ko-KR"/>
        </w:rPr>
        <w:t>.</w:t>
      </w:r>
    </w:p>
    <w:p w14:paraId="21ECB864" w14:textId="75BE14F9" w:rsidR="00FF6106" w:rsidRPr="00EB3008" w:rsidRDefault="00466BD0" w:rsidP="00780C37">
      <w:pPr>
        <w:widowControl/>
        <w:wordWrap/>
        <w:autoSpaceDE/>
        <w:autoSpaceDN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7AD67046" wp14:editId="0298CC92">
            <wp:extent cx="2674189" cy="198245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601" cy="20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A56" w14:textId="0D6D3E68" w:rsidR="00466BD0" w:rsidRPr="00EB3008" w:rsidRDefault="00466BD0" w:rsidP="00466BD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3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="003A57D0" w:rsidRPr="00EB3008">
        <w:rPr>
          <w:rFonts w:asciiTheme="minorHAnsi" w:eastAsiaTheme="minorHAnsi" w:hAnsiTheme="minorHAnsi" w:cs="함초롬바탕" w:hint="eastAsia"/>
          <w:sz w:val="20"/>
        </w:rPr>
        <w:t>스마트 팩토리 설계를 위한 기술 단계</w:t>
      </w:r>
    </w:p>
    <w:p w14:paraId="6B353580" w14:textId="03310ED3" w:rsidR="00CC0588" w:rsidRPr="00EB3008" w:rsidRDefault="00137B45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기존 공정</w:t>
      </w:r>
      <w:ins w:id="12" w:author="문일" w:date="2022-03-17T15:48:00Z">
        <w:r w:rsidR="00BB2FAE">
          <w:rPr>
            <w:rFonts w:asciiTheme="minorHAnsi" w:eastAsiaTheme="minorHAnsi" w:hAnsiTheme="minorHAnsi" w:cs="함초롬바탕" w:hint="eastAsia"/>
            <w:sz w:val="20"/>
          </w:rPr>
          <w:t>의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 xml:space="preserve"> 자동화</w:t>
      </w:r>
      <w:del w:id="13" w:author="문일" w:date="2022-03-17T15:48:00Z">
        <w:r w:rsidRPr="00EB3008" w:rsidDel="00BB2FAE">
          <w:rPr>
            <w:rFonts w:asciiTheme="minorHAnsi" w:eastAsiaTheme="minorHAnsi" w:hAnsiTheme="minorHAnsi" w:cs="함초롬바탕" w:hint="eastAsia"/>
            <w:sz w:val="20"/>
          </w:rPr>
          <w:delText>를 위한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기술은 </w:t>
      </w:r>
      <w:ins w:id="14" w:author="문일" w:date="2022-03-17T15:48:00Z">
        <w:r w:rsidR="00BB2FAE">
          <w:rPr>
            <w:rFonts w:asciiTheme="minorHAnsi" w:eastAsiaTheme="minorHAnsi" w:hAnsiTheme="minorHAnsi" w:cs="함초롬바탕" w:hint="eastAsia"/>
            <w:sz w:val="20"/>
          </w:rPr>
          <w:t xml:space="preserve">그림3의 좌측과 </w:t>
        </w:r>
      </w:ins>
      <w:del w:id="15" w:author="문일" w:date="2022-03-17T15:48:00Z">
        <w:r w:rsidRPr="00EB3008" w:rsidDel="00BB2FAE">
          <w:rPr>
            <w:rFonts w:asciiTheme="minorHAnsi" w:eastAsiaTheme="minorHAnsi" w:hAnsiTheme="minorHAnsi" w:cs="함초롬바탕" w:hint="eastAsia"/>
            <w:sz w:val="20"/>
          </w:rPr>
          <w:delText xml:space="preserve">아래와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같이 </w:t>
      </w:r>
      <w:r w:rsidRPr="00EB3008">
        <w:rPr>
          <w:rFonts w:asciiTheme="minorHAnsi" w:eastAsiaTheme="minorHAnsi" w:hAnsiTheme="minorHAnsi" w:cs="함초롬바탕"/>
          <w:sz w:val="20"/>
        </w:rPr>
        <w:t>5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단계로 </w:t>
      </w:r>
      <w:ins w:id="16" w:author="문일" w:date="2022-03-17T15:49:00Z">
        <w:r w:rsidR="00BB2FAE">
          <w:rPr>
            <w:rFonts w:asciiTheme="minorHAnsi" w:eastAsiaTheme="minorHAnsi" w:hAnsiTheme="minorHAnsi" w:cs="함초롬바탕" w:hint="eastAsia"/>
            <w:sz w:val="20"/>
          </w:rPr>
          <w:t>표현</w:t>
        </w:r>
      </w:ins>
      <w:del w:id="17" w:author="문일" w:date="2022-03-17T15:49:00Z">
        <w:r w:rsidRPr="00EB3008" w:rsidDel="00BB2FAE">
          <w:rPr>
            <w:rFonts w:asciiTheme="minorHAnsi" w:eastAsiaTheme="minorHAnsi" w:hAnsiTheme="minorHAnsi" w:cs="함초롬바탕" w:hint="eastAsia"/>
            <w:sz w:val="20"/>
          </w:rPr>
          <w:delText>대표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된다.</w:t>
      </w:r>
    </w:p>
    <w:p w14:paraId="581447D1" w14:textId="59CD6E27" w:rsidR="00137B45" w:rsidRPr="00BB2FAE" w:rsidRDefault="00BB2FAE" w:rsidP="00BB2FAE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  <w:rPrChange w:id="18" w:author="문일" w:date="2022-03-17T15:49:00Z">
            <w:rPr/>
          </w:rPrChange>
        </w:rPr>
        <w:pPrChange w:id="19" w:author="문일" w:date="2022-03-17T15:49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20" w:author="문일" w:date="2022-03-17T15:49:00Z">
        <w:r>
          <w:rPr>
            <w:rFonts w:asciiTheme="minorHAnsi" w:eastAsiaTheme="minorHAnsi" w:hAnsiTheme="minorHAnsi" w:cs="함초롬바탕"/>
            <w:sz w:val="20"/>
          </w:rPr>
          <w:t xml:space="preserve">1) </w:t>
        </w:r>
      </w:ins>
      <w:r w:rsidR="00137B45" w:rsidRPr="00BB2FAE">
        <w:rPr>
          <w:rFonts w:asciiTheme="minorHAnsi" w:eastAsiaTheme="minorHAnsi" w:hAnsiTheme="minorHAnsi" w:cs="함초롬바탕" w:hint="eastAsia"/>
          <w:sz w:val="20"/>
          <w:rPrChange w:id="21" w:author="문일" w:date="2022-03-17T15:49:00Z">
            <w:rPr>
              <w:rFonts w:hint="eastAsia"/>
            </w:rPr>
          </w:rPrChange>
        </w:rPr>
        <w:t>I/O (Input/Output</w:t>
      </w:r>
      <w:r w:rsidR="004F4227" w:rsidRPr="00BB2FAE">
        <w:rPr>
          <w:rFonts w:asciiTheme="minorHAnsi" w:eastAsiaTheme="minorHAnsi" w:hAnsiTheme="minorHAnsi" w:cs="함초롬바탕"/>
          <w:sz w:val="20"/>
          <w:rPrChange w:id="22" w:author="문일" w:date="2022-03-17T15:49:00Z">
            <w:rPr/>
          </w:rPrChange>
        </w:rPr>
        <w:t xml:space="preserve"> </w:t>
      </w:r>
      <w:r w:rsidR="004F4227" w:rsidRPr="00BB2FAE">
        <w:rPr>
          <w:rFonts w:asciiTheme="minorHAnsi" w:eastAsiaTheme="minorHAnsi" w:hAnsiTheme="minorHAnsi" w:cs="함초롬바탕" w:hint="eastAsia"/>
          <w:sz w:val="20"/>
          <w:rPrChange w:id="23" w:author="문일" w:date="2022-03-17T15:49:00Z">
            <w:rPr>
              <w:rFonts w:hint="eastAsia"/>
            </w:rPr>
          </w:rPrChange>
        </w:rPr>
        <w:t>signal</w:t>
      </w:r>
      <w:r w:rsidR="008C0CCC" w:rsidRPr="00BB2FAE">
        <w:rPr>
          <w:rFonts w:asciiTheme="minorHAnsi" w:eastAsiaTheme="minorHAnsi" w:hAnsiTheme="minorHAnsi" w:cs="함초롬바탕"/>
          <w:sz w:val="20"/>
          <w:rPrChange w:id="24" w:author="문일" w:date="2022-03-17T15:49:00Z">
            <w:rPr/>
          </w:rPrChange>
        </w:rPr>
        <w:t>s</w:t>
      </w:r>
      <w:r w:rsidR="00137B45" w:rsidRPr="00BB2FAE">
        <w:rPr>
          <w:rFonts w:asciiTheme="minorHAnsi" w:eastAsiaTheme="minorHAnsi" w:hAnsiTheme="minorHAnsi" w:cs="함초롬바탕" w:hint="eastAsia"/>
          <w:sz w:val="20"/>
          <w:rPrChange w:id="25" w:author="문일" w:date="2022-03-17T15:49:00Z">
            <w:rPr>
              <w:rFonts w:hint="eastAsia"/>
            </w:rPr>
          </w:rPrChange>
        </w:rPr>
        <w:t>)</w:t>
      </w:r>
    </w:p>
    <w:p w14:paraId="7B0B2518" w14:textId="2BFACC84" w:rsidR="00137B45" w:rsidRPr="00EB3008" w:rsidRDefault="008D7699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입력된 정보를 지정된 함수에 따</w:t>
      </w:r>
      <w:r w:rsidR="0021773E" w:rsidRPr="00EB3008">
        <w:rPr>
          <w:rFonts w:asciiTheme="minorHAnsi" w:eastAsiaTheme="minorHAnsi" w:hAnsiTheme="minorHAnsi" w:cs="함초롬바탕" w:hint="eastAsia"/>
          <w:sz w:val="20"/>
        </w:rPr>
        <w:t>라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결과를 출력하는 간단한 </w:t>
      </w:r>
      <w:r w:rsidR="0021773E" w:rsidRPr="00EB3008">
        <w:rPr>
          <w:rFonts w:asciiTheme="minorHAnsi" w:eastAsiaTheme="minorHAnsi" w:hAnsiTheme="minorHAnsi" w:cs="함초롬바탕" w:hint="eastAsia"/>
          <w:sz w:val="20"/>
        </w:rPr>
        <w:t xml:space="preserve">입출력 </w:t>
      </w:r>
      <w:r w:rsidRPr="00EB3008">
        <w:rPr>
          <w:rFonts w:asciiTheme="minorHAnsi" w:eastAsiaTheme="minorHAnsi" w:hAnsiTheme="minorHAnsi" w:cs="함초롬바탕" w:hint="eastAsia"/>
          <w:sz w:val="20"/>
        </w:rPr>
        <w:t>모델.</w:t>
      </w:r>
      <w:r w:rsidR="00EA73BF" w:rsidRPr="00EB3008">
        <w:rPr>
          <w:rFonts w:asciiTheme="minorHAnsi" w:eastAsiaTheme="minorHAnsi" w:hAnsiTheme="minorHAnsi" w:cs="함초롬바탕" w:hint="eastAsia"/>
          <w:sz w:val="20"/>
        </w:rPr>
        <w:t xml:space="preserve"> 보통 한가지 대상을 제어하기 위해 여러 개의 입출력 모델을 함께 사용</w:t>
      </w:r>
      <w:ins w:id="26" w:author="문일" w:date="2022-03-17T15:42:00Z">
        <w:r w:rsidR="001A2C31">
          <w:rPr>
            <w:rFonts w:asciiTheme="minorHAnsi" w:eastAsiaTheme="minorHAnsi" w:hAnsiTheme="minorHAnsi" w:cs="함초롬바탕" w:hint="eastAsia"/>
            <w:sz w:val="20"/>
          </w:rPr>
          <w:t>함</w:t>
        </w:r>
      </w:ins>
      <w:del w:id="27" w:author="문일" w:date="2022-03-17T15:42:00Z">
        <w:r w:rsidR="00EA73BF" w:rsidRPr="00EB3008" w:rsidDel="001A2C31">
          <w:rPr>
            <w:rFonts w:asciiTheme="minorHAnsi" w:eastAsiaTheme="minorHAnsi" w:hAnsiTheme="minorHAnsi" w:cs="함초롬바탕" w:hint="eastAsia"/>
            <w:sz w:val="20"/>
          </w:rPr>
          <w:delText>됨</w:delText>
        </w:r>
      </w:del>
      <w:r w:rsidR="00EA73BF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1915E506" w14:textId="23912852" w:rsidR="00137B45" w:rsidRPr="00EB3008" w:rsidRDefault="00BB2FAE" w:rsidP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28" w:author="문일" w:date="2022-03-17T15:49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29" w:author="문일" w:date="2022-03-17T15:49:00Z">
        <w:r>
          <w:rPr>
            <w:rFonts w:asciiTheme="minorHAnsi" w:eastAsiaTheme="minorHAnsi" w:hAnsiTheme="minorHAnsi" w:cs="함초롬바탕" w:hint="eastAsia"/>
            <w:sz w:val="20"/>
          </w:rPr>
          <w:lastRenderedPageBreak/>
          <w:t>2</w:t>
        </w:r>
        <w:r>
          <w:rPr>
            <w:rFonts w:asciiTheme="minorHAnsi" w:eastAsiaTheme="minorHAnsi" w:hAnsiTheme="minorHAnsi" w:cs="함초롬바탕"/>
            <w:sz w:val="20"/>
          </w:rPr>
          <w:t xml:space="preserve">) </w:t>
        </w:r>
      </w:ins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프로그램 논리 제어기 </w:t>
      </w:r>
      <w:r w:rsidR="00137B45" w:rsidRPr="00EB3008">
        <w:rPr>
          <w:rFonts w:asciiTheme="minorHAnsi" w:eastAsiaTheme="minorHAnsi" w:hAnsiTheme="minorHAnsi" w:cs="함초롬바탕"/>
          <w:sz w:val="20"/>
        </w:rPr>
        <w:t>(Programmable L</w:t>
      </w:r>
      <w:r w:rsidR="006D452B" w:rsidRPr="00EB3008">
        <w:rPr>
          <w:rFonts w:asciiTheme="minorHAnsi" w:eastAsiaTheme="minorHAnsi" w:hAnsiTheme="minorHAnsi" w:cs="함초롬바탕"/>
          <w:sz w:val="20"/>
        </w:rPr>
        <w:t>ogic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Controller</w:t>
      </w:r>
      <w:r w:rsidR="008B7BA8" w:rsidRPr="00EB3008">
        <w:rPr>
          <w:rFonts w:asciiTheme="minorHAnsi" w:eastAsiaTheme="minorHAnsi" w:hAnsiTheme="minorHAnsi" w:cs="함초롬바탕"/>
          <w:sz w:val="20"/>
        </w:rPr>
        <w:t>, PLC</w:t>
      </w:r>
      <w:r w:rsidR="00137B45" w:rsidRPr="00EB3008">
        <w:rPr>
          <w:rFonts w:asciiTheme="minorHAnsi" w:eastAsiaTheme="minorHAnsi" w:hAnsiTheme="minorHAnsi" w:cs="함초롬바탕"/>
          <w:sz w:val="20"/>
        </w:rPr>
        <w:t>)</w:t>
      </w:r>
    </w:p>
    <w:p w14:paraId="30E45925" w14:textId="4712B21D" w:rsidR="00137B45" w:rsidRPr="00EB3008" w:rsidRDefault="006F78BA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산업현장에서 자동 제어 및 감시를 하기위한 제어 장치.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공정에서의 환경 (온도,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압력,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습도 등)을 입력하여 저장된 논리 체계를 따라 환경에 필요한 제어 시그널 </w:t>
      </w:r>
      <w:r w:rsidRPr="00EB3008">
        <w:rPr>
          <w:rFonts w:asciiTheme="minorHAnsi" w:eastAsiaTheme="minorHAnsi" w:hAnsiTheme="minorHAnsi" w:cs="함초롬바탕"/>
          <w:sz w:val="20"/>
        </w:rPr>
        <w:t>(</w:t>
      </w:r>
      <w:r w:rsidRPr="00EB3008">
        <w:rPr>
          <w:rFonts w:asciiTheme="minorHAnsi" w:eastAsiaTheme="minorHAnsi" w:hAnsiTheme="minorHAnsi" w:cs="함초롬바탕" w:hint="eastAsia"/>
          <w:sz w:val="20"/>
        </w:rPr>
        <w:t>온도 제어,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압력 제어,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습도 제어)을 출력.</w:t>
      </w:r>
    </w:p>
    <w:p w14:paraId="1AABDD8B" w14:textId="0DB38F7D" w:rsidR="00703963" w:rsidRPr="00EB3008" w:rsidRDefault="00BB2FAE" w:rsidP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30" w:author="문일" w:date="2022-03-17T15:50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31" w:author="문일" w:date="2022-03-17T15:50:00Z">
        <w:r>
          <w:rPr>
            <w:rFonts w:asciiTheme="minorHAnsi" w:eastAsiaTheme="minorHAnsi" w:hAnsiTheme="minorHAnsi" w:cs="함초롬바탕"/>
            <w:sz w:val="20"/>
          </w:rPr>
          <w:t xml:space="preserve">3) </w:t>
        </w:r>
      </w:ins>
      <w:r w:rsidR="000F1C21" w:rsidRPr="00EB3008">
        <w:rPr>
          <w:rFonts w:asciiTheme="minorHAnsi" w:eastAsiaTheme="minorHAnsi" w:hAnsiTheme="minorHAnsi" w:cs="함초롬바탕" w:hint="eastAsia"/>
          <w:sz w:val="20"/>
        </w:rPr>
        <w:t>S</w:t>
      </w:r>
      <w:r w:rsidR="000F1C21" w:rsidRPr="00EB3008">
        <w:rPr>
          <w:rFonts w:asciiTheme="minorHAnsi" w:eastAsiaTheme="minorHAnsi" w:hAnsiTheme="minorHAnsi" w:cs="함초롬바탕"/>
          <w:sz w:val="20"/>
        </w:rPr>
        <w:t>CADA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(Supervisory Control And Data Acquisition)</w:t>
      </w:r>
    </w:p>
    <w:p w14:paraId="729B62A4" w14:textId="7A3A8D75" w:rsidR="00137B45" w:rsidRPr="00EB3008" w:rsidRDefault="00BB2FAE" w:rsidP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32" w:author="문일" w:date="2022-03-17T15:50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33" w:author="문일" w:date="2022-03-17T15:46:00Z">
        <w:r>
          <w:rPr>
            <w:rFonts w:asciiTheme="minorHAnsi" w:eastAsiaTheme="minorHAnsi" w:hAnsiTheme="minorHAnsi" w:cs="함초롬바탕" w:hint="eastAsia"/>
            <w:sz w:val="20"/>
          </w:rPr>
          <w:t>P</w:t>
        </w:r>
        <w:r>
          <w:rPr>
            <w:rFonts w:asciiTheme="minorHAnsi" w:eastAsiaTheme="minorHAnsi" w:hAnsiTheme="minorHAnsi" w:cs="함초롬바탕"/>
            <w:sz w:val="20"/>
          </w:rPr>
          <w:t>LC</w:t>
        </w:r>
      </w:ins>
      <w:del w:id="34" w:author="문일" w:date="2022-03-17T15:46:00Z">
        <w:r w:rsidR="008B7BA8" w:rsidRPr="00EB3008" w:rsidDel="00BB2FAE">
          <w:rPr>
            <w:rFonts w:asciiTheme="minorHAnsi" w:eastAsiaTheme="minorHAnsi" w:hAnsiTheme="minorHAnsi" w:cs="함초롬바탕" w:hint="eastAsia"/>
            <w:sz w:val="20"/>
          </w:rPr>
          <w:delText>프로그램 논리 제어기</w:delText>
        </w:r>
      </w:del>
      <w:r w:rsidR="008B7BA8" w:rsidRPr="00EB3008">
        <w:rPr>
          <w:rFonts w:asciiTheme="minorHAnsi" w:eastAsiaTheme="minorHAnsi" w:hAnsiTheme="minorHAnsi" w:cs="함초롬바탕" w:hint="eastAsia"/>
          <w:sz w:val="20"/>
        </w:rPr>
        <w:t>와 원격 단말 장치와 같은 소프트웨어와 하드웨어의 조합.</w:t>
      </w:r>
      <w:r w:rsidR="008B7BA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유저와 장비 사이의 소통 </w:t>
      </w:r>
      <w:r w:rsidR="008B7BA8" w:rsidRPr="00EB3008">
        <w:rPr>
          <w:rFonts w:asciiTheme="minorHAnsi" w:eastAsiaTheme="minorHAnsi" w:hAnsiTheme="minorHAnsi" w:cs="함초롬바탕"/>
          <w:sz w:val="20"/>
        </w:rPr>
        <w:t>(Human-Machine interface, HMI)</w:t>
      </w:r>
      <w:r w:rsidR="00C01668" w:rsidRPr="00EB3008">
        <w:rPr>
          <w:rFonts w:asciiTheme="minorHAnsi" w:eastAsiaTheme="minorHAnsi" w:hAnsiTheme="minorHAnsi" w:cs="함초롬바탕" w:hint="eastAsia"/>
          <w:sz w:val="20"/>
        </w:rPr>
        <w:t>을 위한</w:t>
      </w:r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 장치 제어.</w:t>
      </w:r>
    </w:p>
    <w:p w14:paraId="1F4AE2A7" w14:textId="5694BF25" w:rsidR="00137B45" w:rsidRPr="00EB3008" w:rsidRDefault="00BB2FAE" w:rsidP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35" w:author="문일" w:date="2022-03-17T15:50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36" w:author="문일" w:date="2022-03-17T15:50:00Z">
        <w:r>
          <w:rPr>
            <w:rFonts w:asciiTheme="minorHAnsi" w:eastAsiaTheme="minorHAnsi" w:hAnsiTheme="minorHAnsi" w:cs="함초롬바탕" w:hint="eastAsia"/>
            <w:sz w:val="20"/>
          </w:rPr>
          <w:t>4</w:t>
        </w:r>
        <w:r>
          <w:rPr>
            <w:rFonts w:asciiTheme="minorHAnsi" w:eastAsiaTheme="minorHAnsi" w:hAnsiTheme="minorHAnsi" w:cs="함초롬바탕"/>
            <w:sz w:val="20"/>
          </w:rPr>
          <w:t xml:space="preserve">) </w:t>
        </w:r>
      </w:ins>
      <w:r w:rsidR="00137B45" w:rsidRPr="00EB3008">
        <w:rPr>
          <w:rFonts w:asciiTheme="minorHAnsi" w:eastAsiaTheme="minorHAnsi" w:hAnsiTheme="minorHAnsi" w:cs="함초롬바탕" w:hint="eastAsia"/>
          <w:sz w:val="20"/>
        </w:rPr>
        <w:t>생산관리시스템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(Manufacturing Execution System, </w:t>
      </w:r>
      <w:r w:rsidR="00137B45" w:rsidRPr="00EB3008">
        <w:rPr>
          <w:rFonts w:asciiTheme="minorHAnsi" w:eastAsiaTheme="minorHAnsi" w:hAnsiTheme="minorHAnsi" w:cs="함초롬바탕" w:hint="eastAsia"/>
          <w:sz w:val="20"/>
        </w:rPr>
        <w:t>MES</w:t>
      </w:r>
      <w:r w:rsidR="00137B45" w:rsidRPr="00EB3008">
        <w:rPr>
          <w:rFonts w:asciiTheme="minorHAnsi" w:eastAsiaTheme="minorHAnsi" w:hAnsiTheme="minorHAnsi" w:cs="함초롬바탕"/>
          <w:sz w:val="20"/>
        </w:rPr>
        <w:t>)</w:t>
      </w:r>
    </w:p>
    <w:p w14:paraId="49F16693" w14:textId="7E6C2102" w:rsidR="00137B45" w:rsidRPr="00EB3008" w:rsidRDefault="00D22CD8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제품 주문부터 완성품 출하까지 전 생산활동을 관리하는 시스템.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실시간 공정 모니터링을 통한 공정 제어를 가능하게 하는 통합 생산관리시스템.</w:t>
      </w:r>
    </w:p>
    <w:p w14:paraId="1E486A03" w14:textId="6BFE2898" w:rsidR="00137B45" w:rsidRPr="00EB3008" w:rsidRDefault="00BB2FAE" w:rsidP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37" w:author="문일" w:date="2022-03-17T15:50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38" w:author="문일" w:date="2022-03-17T15:50:00Z">
        <w:r>
          <w:rPr>
            <w:rFonts w:asciiTheme="minorHAnsi" w:eastAsiaTheme="minorHAnsi" w:hAnsiTheme="minorHAnsi" w:cs="함초롬바탕" w:hint="eastAsia"/>
            <w:sz w:val="20"/>
          </w:rPr>
          <w:t>5</w:t>
        </w:r>
        <w:r>
          <w:rPr>
            <w:rFonts w:asciiTheme="minorHAnsi" w:eastAsiaTheme="minorHAnsi" w:hAnsiTheme="minorHAnsi" w:cs="함초롬바탕"/>
            <w:sz w:val="20"/>
          </w:rPr>
          <w:t xml:space="preserve">) </w:t>
        </w:r>
      </w:ins>
      <w:r w:rsidR="00137B45" w:rsidRPr="00EB3008">
        <w:rPr>
          <w:rFonts w:asciiTheme="minorHAnsi" w:eastAsiaTheme="minorHAnsi" w:hAnsiTheme="minorHAnsi" w:cs="함초롬바탕" w:hint="eastAsia"/>
          <w:sz w:val="20"/>
        </w:rPr>
        <w:t xml:space="preserve">전사적관리시스템 </w:t>
      </w:r>
      <w:r w:rsidR="00137B45" w:rsidRPr="00EB3008">
        <w:rPr>
          <w:rFonts w:asciiTheme="minorHAnsi" w:eastAsiaTheme="minorHAnsi" w:hAnsiTheme="minorHAnsi" w:cs="함초롬바탕"/>
          <w:sz w:val="20"/>
        </w:rPr>
        <w:t>(Enterprise Resource Planning, ERP)</w:t>
      </w:r>
    </w:p>
    <w:p w14:paraId="18A3E0B5" w14:textId="1C00D859" w:rsidR="00137B45" w:rsidRPr="00EB3008" w:rsidRDefault="00703963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화학 제품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 xml:space="preserve">제조와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유통은 물론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 xml:space="preserve">인사관리 </w:t>
      </w:r>
      <w:r w:rsidR="005A7EA6" w:rsidRPr="00EB3008">
        <w:rPr>
          <w:rFonts w:ascii="MS Gothic" w:eastAsia="MS Gothic" w:hAnsi="MS Gothic" w:cs="MS Gothic" w:hint="eastAsia"/>
          <w:sz w:val="20"/>
        </w:rPr>
        <w:t>‧</w:t>
      </w:r>
      <w:r w:rsidR="005A7EA6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>재무 등 기업 운영 전반의 비즈니스 자동화 관리 시스템</w:t>
      </w:r>
      <w:r w:rsidR="004F318F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4CD24E31" w14:textId="27D29FE3" w:rsidR="00501918" w:rsidRPr="00EB3008" w:rsidRDefault="00501918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</w:p>
    <w:p w14:paraId="5070E391" w14:textId="314799EB" w:rsidR="008228E8" w:rsidRPr="00EB3008" w:rsidRDefault="002556ED" w:rsidP="008228E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ins w:id="39" w:author="문일" w:date="2022-03-17T15:55:00Z">
        <w:r>
          <w:rPr>
            <w:rFonts w:asciiTheme="minorHAnsi" w:eastAsiaTheme="minorHAnsi" w:hAnsiTheme="minorHAnsi" w:cs="함초롬바탕" w:hint="eastAsia"/>
            <w:sz w:val="20"/>
          </w:rPr>
          <w:t xml:space="preserve">미래에는 </w:t>
        </w:r>
      </w:ins>
      <w:ins w:id="40" w:author="문일" w:date="2022-03-17T15:53:00Z">
        <w:r>
          <w:rPr>
            <w:rFonts w:asciiTheme="minorHAnsi" w:eastAsiaTheme="minorHAnsi" w:hAnsiTheme="minorHAnsi" w:cs="함초롬바탕" w:hint="eastAsia"/>
            <w:sz w:val="20"/>
          </w:rPr>
          <w:t xml:space="preserve">그림 </w:t>
        </w:r>
      </w:ins>
      <w:ins w:id="41" w:author="문일" w:date="2022-03-17T15:55:00Z">
        <w:r>
          <w:rPr>
            <w:rFonts w:asciiTheme="minorHAnsi" w:eastAsiaTheme="minorHAnsi" w:hAnsiTheme="minorHAnsi" w:cs="함초롬바탕"/>
            <w:sz w:val="20"/>
          </w:rPr>
          <w:t>3</w:t>
        </w:r>
      </w:ins>
      <w:ins w:id="42" w:author="문일" w:date="2022-03-17T15:53:00Z">
        <w:r>
          <w:rPr>
            <w:rFonts w:asciiTheme="minorHAnsi" w:eastAsiaTheme="minorHAnsi" w:hAnsiTheme="minorHAnsi" w:cs="함초롬바탕" w:hint="eastAsia"/>
            <w:sz w:val="20"/>
          </w:rPr>
          <w:t xml:space="preserve">과 같이 현재의 경직된 </w:t>
        </w:r>
      </w:ins>
      <w:ins w:id="43" w:author="문일" w:date="2022-03-17T15:54:00Z">
        <w:r>
          <w:rPr>
            <w:rFonts w:asciiTheme="minorHAnsi" w:eastAsiaTheme="minorHAnsi" w:hAnsiTheme="minorHAnsi" w:cs="함초롬바탕"/>
            <w:sz w:val="20"/>
          </w:rPr>
          <w:t>5</w:t>
        </w:r>
        <w:r>
          <w:rPr>
            <w:rFonts w:asciiTheme="minorHAnsi" w:eastAsiaTheme="minorHAnsi" w:hAnsiTheme="minorHAnsi" w:cs="함초롬바탕" w:hint="eastAsia"/>
            <w:sz w:val="20"/>
          </w:rPr>
          <w:t xml:space="preserve">단계에서 우측의 상호 작용이 있는 </w:t>
        </w:r>
      </w:ins>
      <w:r w:rsidR="008228E8" w:rsidRPr="00EB3008">
        <w:rPr>
          <w:rFonts w:asciiTheme="minorHAnsi" w:eastAsiaTheme="minorHAnsi" w:hAnsiTheme="minorHAnsi" w:cs="함초롬바탕"/>
          <w:sz w:val="20"/>
        </w:rPr>
        <w:t>CPS (Cyber-physical system)</w:t>
      </w:r>
      <w:ins w:id="44" w:author="문일" w:date="2022-03-17T15:54:00Z">
        <w:r>
          <w:rPr>
            <w:rFonts w:asciiTheme="minorHAnsi" w:eastAsiaTheme="minorHAnsi" w:hAnsiTheme="minorHAnsi" w:cs="함초롬바탕" w:hint="eastAsia"/>
            <w:sz w:val="20"/>
          </w:rPr>
          <w:t xml:space="preserve">로 </w:t>
        </w:r>
      </w:ins>
      <w:ins w:id="45" w:author="문일" w:date="2022-03-17T15:55:00Z">
        <w:r>
          <w:rPr>
            <w:rFonts w:asciiTheme="minorHAnsi" w:eastAsiaTheme="minorHAnsi" w:hAnsiTheme="minorHAnsi" w:cs="함초롬바탕" w:hint="eastAsia"/>
            <w:sz w:val="20"/>
          </w:rPr>
          <w:t>바뀌어야 한다</w:t>
        </w:r>
      </w:ins>
      <w:ins w:id="46" w:author="문일" w:date="2022-03-17T15:54:00Z">
        <w:r>
          <w:rPr>
            <w:rFonts w:asciiTheme="minorHAnsi" w:eastAsiaTheme="minorHAnsi" w:hAnsiTheme="minorHAnsi" w:cs="함초롬바탕" w:hint="eastAsia"/>
            <w:sz w:val="20"/>
          </w:rPr>
          <w:t>.</w:t>
        </w:r>
        <w:r>
          <w:rPr>
            <w:rFonts w:asciiTheme="minorHAnsi" w:eastAsiaTheme="minorHAnsi" w:hAnsiTheme="minorHAnsi" w:cs="함초롬바탕"/>
            <w:sz w:val="20"/>
          </w:rPr>
          <w:t xml:space="preserve"> </w:t>
        </w:r>
      </w:ins>
      <w:ins w:id="47" w:author="문일" w:date="2022-03-17T15:55:00Z">
        <w:r>
          <w:rPr>
            <w:rFonts w:asciiTheme="minorHAnsi" w:eastAsiaTheme="minorHAnsi" w:hAnsiTheme="minorHAnsi" w:cs="함초롬바탕" w:hint="eastAsia"/>
            <w:sz w:val="20"/>
          </w:rPr>
          <w:t>C</w:t>
        </w:r>
        <w:r>
          <w:rPr>
            <w:rFonts w:asciiTheme="minorHAnsi" w:eastAsiaTheme="minorHAnsi" w:hAnsiTheme="minorHAnsi" w:cs="함초롬바탕"/>
            <w:sz w:val="20"/>
          </w:rPr>
          <w:t>PS</w:t>
        </w:r>
        <w:r>
          <w:rPr>
            <w:rFonts w:asciiTheme="minorHAnsi" w:eastAsiaTheme="minorHAnsi" w:hAnsiTheme="minorHAnsi" w:cs="함초롬바탕" w:hint="eastAsia"/>
            <w:sz w:val="20"/>
          </w:rPr>
          <w:t>는</w:t>
        </w:r>
      </w:ins>
      <w:del w:id="48" w:author="문일" w:date="2022-03-17T15:55:00Z">
        <w:r w:rsidR="008228E8" w:rsidRPr="00EB3008" w:rsidDel="002556ED">
          <w:rPr>
            <w:rFonts w:asciiTheme="minorHAnsi" w:eastAsiaTheme="minorHAnsi" w:hAnsiTheme="minorHAnsi" w:cs="함초롬바탕" w:hint="eastAsia"/>
            <w:sz w:val="20"/>
          </w:rPr>
          <w:delText>은</w:delText>
        </w:r>
      </w:del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 사물인터넷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기술을 통해 모든 제어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모니터링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예측 시스템들이 서로 유기적으로 융합되어 정보를 교환하고 자동적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지능적으로 장치를 제어하는 시스템이다.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기존 공정 자동화 기술에서 진보된 개념으로,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기존 화학산업과 혁신적인 정보통신 기술의 적용 및 융합을 위한 핵심기술이다.</w:t>
      </w:r>
    </w:p>
    <w:p w14:paraId="15D71D47" w14:textId="2FC5AA0F" w:rsidR="008228E8" w:rsidRPr="00EB3008" w:rsidRDefault="008228E8" w:rsidP="008228E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CPS는 컴퓨팅 장치와 사람 · 기계장치를 통합하기위한 사이버 시스템 (Cyber System)</w:t>
      </w:r>
      <w:r w:rsidRPr="00EB3008">
        <w:rPr>
          <w:rFonts w:asciiTheme="minorHAnsi" w:eastAsiaTheme="minorHAnsi" w:hAnsiTheme="minorHAnsi" w:cs="함초롬바탕"/>
          <w:sz w:val="20"/>
        </w:rPr>
        <w:t>-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물리시스템 (Physical System)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네트워크기반 자율제어 시스템이다.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따라서 CPS는 적응형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지능형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실시간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분산기술이 융합된 제어 시스템이라는 특징이 있다. 핵심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필요기술로써 하이브리드 모델링 기술, </w:t>
      </w:r>
      <w:r w:rsidRPr="00EB3008">
        <w:rPr>
          <w:rFonts w:asciiTheme="minorHAnsi" w:eastAsiaTheme="minorHAnsi" w:hAnsiTheme="minorHAnsi" w:cs="함초롬바탕" w:hint="eastAsia"/>
          <w:sz w:val="20"/>
        </w:rPr>
        <w:lastRenderedPageBreak/>
        <w:t xml:space="preserve">시뮬레이션 및 검증 기술, 자율제어 기술, 사이버보안, 통신 및 연동 기술,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무선센싱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등이 있다.</w:t>
      </w:r>
    </w:p>
    <w:p w14:paraId="564C8400" w14:textId="77777777" w:rsidR="008228E8" w:rsidRPr="00EB3008" w:rsidRDefault="008228E8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</w:p>
    <w:p w14:paraId="6FC74F88" w14:textId="5C85A49F" w:rsidR="003A57D0" w:rsidRPr="00EB3008" w:rsidRDefault="003A57D0" w:rsidP="003A57D0">
      <w:pPr>
        <w:widowControl/>
        <w:wordWrap/>
        <w:autoSpaceDE/>
        <w:autoSpaceDN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0D1CA64B" wp14:editId="7CEB5251">
            <wp:extent cx="4723130" cy="2635885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097" w14:textId="27D12321" w:rsidR="003A57D0" w:rsidRPr="00EB3008" w:rsidRDefault="003A57D0" w:rsidP="003A57D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미래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주역:</w:t>
      </w:r>
      <w:r w:rsidRPr="00EB3008">
        <w:rPr>
          <w:rFonts w:asciiTheme="minorHAnsi" w:eastAsiaTheme="minorHAnsi" w:hAnsiTheme="minorHAnsi" w:cs="함초롬바탕"/>
          <w:sz w:val="20"/>
        </w:rPr>
        <w:t xml:space="preserve"> CPS</w:t>
      </w:r>
    </w:p>
    <w:p w14:paraId="5EE800F5" w14:textId="64A58E8D" w:rsidR="006922B1" w:rsidRPr="00EB3008" w:rsidRDefault="001F2418" w:rsidP="001F241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스마트 제조 CPPS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(Cyber Physical Product System)는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제조를 위한 공정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기술로,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제품 기획/수요조사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A5484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공정 설계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생산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출시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유통의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과정을 가능케하는 발전된 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CPS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이다.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여기에는,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제조 공정에 핵심적인 인터넷 기술들 </w:t>
      </w:r>
      <w:r w:rsidR="006922B1" w:rsidRPr="00EB3008">
        <w:rPr>
          <w:rFonts w:asciiTheme="minorHAnsi" w:eastAsiaTheme="minorHAnsi" w:hAnsiTheme="minorHAnsi" w:cs="함초롬바탕"/>
          <w:sz w:val="20"/>
        </w:rPr>
        <w:t>(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사물인터넷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산업보안강화기술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 Cyber제품설계기술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대량 생산 공정시스템기술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 지능화된 자율 제어) 이 포함된다.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스마트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생산 및 스마트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유통기술을 가능케하는 고신뢰성의 산업네트워크 기술이라고 할 수 있다.</w:t>
      </w:r>
    </w:p>
    <w:p w14:paraId="4D24F751" w14:textId="67789BBB" w:rsidR="00466BD0" w:rsidRPr="00EB3008" w:rsidRDefault="00412225" w:rsidP="001F241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CPS는 각 산업에서 가치 사슬에 존재하는 시스템들간 연동을 가능케하여 조기 가치사슬 통합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신사업 발굴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산업생태계 창출 효과가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그러므로 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>4차산업혁명의 가속화와 함께 세계주요국가의 정부, 주요 기업들의 참여로 CPS</w:t>
      </w:r>
      <w:r w:rsidR="003D657F" w:rsidRPr="00EB3008">
        <w:rPr>
          <w:rFonts w:asciiTheme="minorHAnsi" w:eastAsiaTheme="minorHAnsi" w:hAnsiTheme="minorHAnsi" w:cs="함초롬바탕" w:hint="eastAsia"/>
          <w:sz w:val="20"/>
        </w:rPr>
        <w:t>기술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은 향후 가파른 </w:t>
      </w:r>
      <w:r w:rsidR="003D657F" w:rsidRPr="00EB3008">
        <w:rPr>
          <w:rFonts w:asciiTheme="minorHAnsi" w:eastAsiaTheme="minorHAnsi" w:hAnsiTheme="minorHAnsi" w:cs="함초롬바탕" w:hint="eastAsia"/>
          <w:sz w:val="20"/>
        </w:rPr>
        <w:t>수요가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 예상된다.</w:t>
      </w:r>
    </w:p>
    <w:p w14:paraId="76E5E8F4" w14:textId="77777777" w:rsidR="00466BD0" w:rsidRPr="00EB3008" w:rsidRDefault="00466BD0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44F9186A" w14:textId="4FE03450" w:rsidR="00286BEE" w:rsidRDefault="00286BEE" w:rsidP="00EB3008">
      <w:pPr>
        <w:pStyle w:val="1"/>
        <w:numPr>
          <w:ilvl w:val="0"/>
          <w:numId w:val="39"/>
        </w:numPr>
        <w:rPr>
          <w:b/>
        </w:rPr>
      </w:pPr>
      <w:r w:rsidRPr="001B24AF">
        <w:rPr>
          <w:rFonts w:hint="eastAsia"/>
          <w:b/>
        </w:rPr>
        <w:lastRenderedPageBreak/>
        <w:t>화학 공정 산업의 변화 트렌드</w:t>
      </w:r>
    </w:p>
    <w:p w14:paraId="6743BF52" w14:textId="77777777" w:rsidR="001B24AF" w:rsidRPr="001B24AF" w:rsidRDefault="001B24AF" w:rsidP="001B24AF"/>
    <w:p w14:paraId="570ED170" w14:textId="5555C722" w:rsidR="00286BEE" w:rsidRPr="00EB3008" w:rsidRDefault="003A343A" w:rsidP="00E83CC4">
      <w:pPr>
        <w:spacing w:line="240" w:lineRule="auto"/>
        <w:jc w:val="center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56C541D6" wp14:editId="448E2394">
            <wp:extent cx="4723130" cy="265493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70A6" w14:textId="27B2E2CD" w:rsidR="00F32899" w:rsidRPr="00EB3008" w:rsidRDefault="00F32899" w:rsidP="00F3289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5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="003A343A" w:rsidRPr="00EB3008">
        <w:rPr>
          <w:rFonts w:asciiTheme="minorHAnsi" w:eastAsiaTheme="minorHAnsi" w:hAnsiTheme="minorHAnsi" w:cs="함초롬바탕" w:hint="eastAsia"/>
          <w:sz w:val="20"/>
        </w:rPr>
        <w:t>미래 화학산업</w:t>
      </w:r>
      <w:r w:rsidR="009518A0" w:rsidRPr="00EB3008">
        <w:rPr>
          <w:rFonts w:asciiTheme="minorHAnsi" w:eastAsiaTheme="minorHAnsi" w:hAnsiTheme="minorHAnsi" w:cs="함초롬바탕" w:hint="eastAsia"/>
          <w:sz w:val="20"/>
        </w:rPr>
        <w:t xml:space="preserve"> 트</w:t>
      </w:r>
      <w:r w:rsidR="009518A0" w:rsidRPr="00EB3008">
        <w:rPr>
          <w:rFonts w:asciiTheme="minorHAnsi" w:eastAsiaTheme="minorHAnsi" w:hAnsiTheme="minorHAnsi" w:cs="함초롬바탕"/>
          <w:sz w:val="20"/>
        </w:rPr>
        <w:t>랜드</w:t>
      </w:r>
    </w:p>
    <w:p w14:paraId="3A90107C" w14:textId="56D8CC4E" w:rsidR="0026414F" w:rsidRPr="00EB3008" w:rsidRDefault="00203325" w:rsidP="0026414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 w:hint="eastAsia"/>
          <w:sz w:val="20"/>
        </w:rPr>
        <w:t>차 산업혁명은 지능정보기술과 화학공정기술의 융합을 통한 스마트 플랜트 설계를 촉구하고 있으며,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전통적인 플랜트 엔지니어링에서 미래 스마트 디지털 엔지니어링으로 전환을 위해선 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>다음의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핵심적인 트랜드를 따라야한다.</w:t>
      </w:r>
    </w:p>
    <w:p w14:paraId="3FCFA7BA" w14:textId="1A78B82B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D</w:t>
      </w:r>
      <w:r w:rsidRPr="00EB3008">
        <w:rPr>
          <w:rFonts w:asciiTheme="minorHAnsi" w:eastAsiaTheme="minorHAnsi" w:hAnsiTheme="minorHAnsi" w:cs="함초롬바탕"/>
          <w:sz w:val="20"/>
        </w:rPr>
        <w:t>igitalization</w:t>
      </w:r>
    </w:p>
    <w:p w14:paraId="367B4B3E" w14:textId="05AB4E08" w:rsidR="0026414F" w:rsidRPr="00EB3008" w:rsidRDefault="0026414F" w:rsidP="00F3289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공정 및 설비에 대한 운전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운영 데이터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경험 지식의 디지털화는 공장의 설계관리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공정관리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자산관리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의사결정을 지원하기위한 핵심적인 기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>술이다.</w:t>
      </w:r>
      <w:r w:rsidR="00203325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 xml:space="preserve">공정의 디지털화 혹은 디지털 </w:t>
      </w:r>
      <w:proofErr w:type="spellStart"/>
      <w:r w:rsidR="00203325" w:rsidRPr="00EB3008">
        <w:rPr>
          <w:rFonts w:asciiTheme="minorHAnsi" w:eastAsiaTheme="minorHAnsi" w:hAnsiTheme="minorHAnsi" w:cs="함초롬바탕" w:hint="eastAsia"/>
          <w:sz w:val="20"/>
        </w:rPr>
        <w:t>트랜스포메이션</w:t>
      </w:r>
      <w:proofErr w:type="spellEnd"/>
      <w:r w:rsidR="00203325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203325" w:rsidRPr="00EB3008">
        <w:rPr>
          <w:rFonts w:asciiTheme="minorHAnsi" w:eastAsiaTheme="minorHAnsi" w:hAnsiTheme="minorHAnsi" w:cs="함초롬바탕"/>
          <w:sz w:val="20"/>
        </w:rPr>
        <w:t>(Digital transformation)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>을 통</w:t>
      </w:r>
      <w:r w:rsidR="00CC436F" w:rsidRPr="00EB3008">
        <w:rPr>
          <w:rFonts w:asciiTheme="minorHAnsi" w:eastAsiaTheme="minorHAnsi" w:hAnsiTheme="minorHAnsi" w:cs="함초롬바탕" w:hint="eastAsia"/>
          <w:sz w:val="20"/>
        </w:rPr>
        <w:t>해 컴퓨터를 활용한 수치적 데이터 분석을 가능케하고 사업의 중요 가치를 발굴할 수 있기 때문이다.</w:t>
      </w:r>
    </w:p>
    <w:p w14:paraId="5EC17B18" w14:textId="26C733AE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N</w:t>
      </w:r>
      <w:r w:rsidRPr="00EB3008">
        <w:rPr>
          <w:rFonts w:asciiTheme="minorHAnsi" w:eastAsiaTheme="minorHAnsi" w:hAnsiTheme="minorHAnsi" w:cs="함초롬바탕"/>
          <w:sz w:val="20"/>
        </w:rPr>
        <w:t>ew business models</w:t>
      </w:r>
    </w:p>
    <w:p w14:paraId="272AE8CD" w14:textId="77705440" w:rsidR="007164A1" w:rsidRPr="00EB3008" w:rsidRDefault="00301B7E" w:rsidP="000219B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화학기업들이 향후 지속적인 성장을 이룩하기 위해서는 부단한 혁신과 신제품 개발로 새로운 경쟁우위를 확보할 수 있는 미래성장전략을 수립하는 것이 그 어</w:t>
      </w:r>
      <w:r w:rsidRPr="00EB3008">
        <w:rPr>
          <w:rFonts w:asciiTheme="minorHAnsi" w:eastAsiaTheme="minorHAnsi" w:hAnsiTheme="minorHAnsi" w:cs="함초롬바탕" w:hint="eastAsia"/>
          <w:sz w:val="20"/>
        </w:rPr>
        <w:lastRenderedPageBreak/>
        <w:t>느 때 보다 중요하다. 비즈니스 모델 혁신을 통해 새로운 부가가치 창출 기회를 발굴해야 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이를테면,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축적된 기술</w:t>
      </w:r>
      <w:r w:rsidR="00F27A2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F27A2C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노하우</w:t>
      </w:r>
      <w:r w:rsidR="00F27A2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F27A2C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특허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등 무형의 지식자산에 기반해 전통적인 화학기업의 사업과는 다른 형태의 사업 (컨설팅,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라이센싱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 기술,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신소재 등)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에 진출할 수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0C2F436C" w14:textId="26AA6532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C</w:t>
      </w:r>
      <w:r w:rsidRPr="00EB3008">
        <w:rPr>
          <w:rFonts w:asciiTheme="minorHAnsi" w:eastAsiaTheme="minorHAnsi" w:hAnsiTheme="minorHAnsi" w:cs="함초롬바탕"/>
          <w:sz w:val="20"/>
        </w:rPr>
        <w:t>ircular economy</w:t>
      </w:r>
    </w:p>
    <w:p w14:paraId="15EF2E62" w14:textId="43739147" w:rsidR="007164A1" w:rsidRPr="00EB3008" w:rsidRDefault="00F27A2C" w:rsidP="00F3289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화학산업의 지속가능성 및 환경문제가 강조됨에 따라 선형적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직선적인 자원 활용 체계인 </w:t>
      </w:r>
      <w:r w:rsidRPr="00EB3008">
        <w:rPr>
          <w:rFonts w:asciiTheme="minorHAnsi" w:eastAsiaTheme="minorHAnsi" w:hAnsiTheme="minorHAnsi" w:cs="함초롬바탕"/>
          <w:sz w:val="20"/>
        </w:rPr>
        <w:t>‘</w:t>
      </w:r>
      <w:r w:rsidRPr="00EB3008">
        <w:rPr>
          <w:rFonts w:asciiTheme="minorHAnsi" w:eastAsiaTheme="minorHAnsi" w:hAnsiTheme="minorHAnsi" w:cs="함초롬바탕" w:hint="eastAsia"/>
          <w:sz w:val="20"/>
        </w:rPr>
        <w:t>선형 경제</w:t>
      </w:r>
      <w:r w:rsidRPr="00EB3008">
        <w:rPr>
          <w:rFonts w:asciiTheme="minorHAnsi" w:eastAsiaTheme="minorHAnsi" w:hAnsiTheme="minorHAnsi" w:cs="함초롬바탕"/>
          <w:sz w:val="20"/>
        </w:rPr>
        <w:t>’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구조 (채취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생산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사용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폐기</w:t>
      </w:r>
      <w:r w:rsidRPr="00EB3008">
        <w:rPr>
          <w:rFonts w:asciiTheme="minorHAnsi" w:eastAsiaTheme="minorHAnsi" w:hAnsiTheme="minorHAnsi" w:cs="함초롬바탕"/>
          <w:sz w:val="20"/>
        </w:rPr>
        <w:t>)</w:t>
      </w:r>
      <w:r w:rsidRPr="00EB3008">
        <w:rPr>
          <w:rFonts w:asciiTheme="minorHAnsi" w:eastAsiaTheme="minorHAnsi" w:hAnsiTheme="minorHAnsi" w:cs="함초롬바탕" w:hint="eastAsia"/>
          <w:sz w:val="20"/>
        </w:rPr>
        <w:t>를 탈피하려는 시도가 증가한다.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‘</w:t>
      </w:r>
      <w:r w:rsidRPr="00EB3008">
        <w:rPr>
          <w:rFonts w:asciiTheme="minorHAnsi" w:eastAsiaTheme="minorHAnsi" w:hAnsiTheme="minorHAnsi" w:cs="함초롬바탕" w:hint="eastAsia"/>
          <w:sz w:val="20"/>
        </w:rPr>
        <w:t>순환 경제</w:t>
      </w:r>
      <w:r w:rsidRPr="00EB3008">
        <w:rPr>
          <w:rFonts w:asciiTheme="minorHAnsi" w:eastAsiaTheme="minorHAnsi" w:hAnsiTheme="minorHAnsi" w:cs="함초롬바탕"/>
          <w:sz w:val="20"/>
        </w:rPr>
        <w:t xml:space="preserve">’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구조는 배출물을 재활용하여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 xml:space="preserve">친환경 공정 개발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 xml:space="preserve">원료 재사용 및 재활용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재생 제품 생산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에너지 투입 최소화를 시도한다.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>이는 자원에 대한 의존도를 낮추고 천연자원 고갈 문제를 해결하기 위한 새로운 트랜드이다.</w:t>
      </w:r>
    </w:p>
    <w:p w14:paraId="17E2B3F1" w14:textId="0AC21D2C" w:rsidR="007164A1" w:rsidRPr="00EB3008" w:rsidRDefault="007164A1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R</w:t>
      </w:r>
      <w:r w:rsidRPr="00EB3008">
        <w:rPr>
          <w:rFonts w:asciiTheme="minorHAnsi" w:eastAsiaTheme="minorHAnsi" w:hAnsiTheme="minorHAnsi" w:cs="함초롬바탕"/>
          <w:sz w:val="20"/>
        </w:rPr>
        <w:t>apid globalization</w:t>
      </w:r>
    </w:p>
    <w:p w14:paraId="568D7393" w14:textId="3F051491" w:rsidR="007164A1" w:rsidRPr="00EB3008" w:rsidRDefault="00482475" w:rsidP="00482475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4차 산업혁명은 정보통신기술을 통한 상품과 서비스의 운송, 거래 비용의 감소와</w:t>
      </w:r>
      <w:ins w:id="49" w:author="문일" w:date="2022-03-17T17:11:00Z">
        <w:r w:rsidR="00C63DE9">
          <w:rPr>
            <w:rFonts w:asciiTheme="minorHAnsi" w:eastAsiaTheme="minorHAnsi" w:hAnsiTheme="minorHAnsi" w:cs="함초롬바탕" w:hint="eastAsia"/>
            <w:sz w:val="20"/>
          </w:rPr>
          <w:t xml:space="preserve"> 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>공정의 표준화를 가능하게 하여 공장의 세계화를 촉진시</w:t>
      </w:r>
      <w:ins w:id="50" w:author="문일" w:date="2022-03-17T17:11:00Z">
        <w:r w:rsidR="00C63DE9">
          <w:rPr>
            <w:rFonts w:asciiTheme="minorHAnsi" w:eastAsiaTheme="minorHAnsi" w:hAnsiTheme="minorHAnsi" w:cs="함초롬바탕" w:hint="eastAsia"/>
            <w:sz w:val="20"/>
          </w:rPr>
          <w:t>킨</w:t>
        </w:r>
      </w:ins>
      <w:del w:id="51" w:author="문일" w:date="2022-03-17T17:11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켰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 xml:space="preserve">미래 화학산업은 노동과 노동 서비스의 분리가 가능해진다. VR 및 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AR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>등의 기술을 통해 가상 세계화가 가능하게 될 것이고,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>사업의 장소는 더 이상 큰 문제가 되지 않는다.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또한,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인공지능기반 기계번역 기술 발전과 함께 언어장벽은 무너질 것</w:t>
      </w:r>
      <w:r w:rsidR="00E013BD" w:rsidRPr="00EB3008">
        <w:rPr>
          <w:rFonts w:asciiTheme="minorHAnsi" w:eastAsiaTheme="minorHAnsi" w:hAnsiTheme="minorHAnsi" w:cs="함초롬바탕" w:hint="eastAsia"/>
          <w:sz w:val="20"/>
        </w:rPr>
        <w:t>이 기대된다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이처럼 공간과 언어의 제약을 무너뜨려 다양한 국가의 기술자들간의 소통을 증가시키는 것이 가능해짐에 따라,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선진국의 제조업 독점 시대를 끝내고 신흥 경제</w:t>
      </w:r>
      <w:ins w:id="52" w:author="문일" w:date="2022-03-17T17:12:00Z">
        <w:r w:rsidR="00C63DE9">
          <w:rPr>
            <w:rFonts w:asciiTheme="minorHAnsi" w:eastAsiaTheme="minorHAnsi" w:hAnsiTheme="minorHAnsi" w:cs="함초롬바탕" w:hint="eastAsia"/>
            <w:sz w:val="20"/>
          </w:rPr>
          <w:t>가</w:t>
        </w:r>
      </w:ins>
      <w:del w:id="53" w:author="문일" w:date="2022-03-17T17:12:00Z">
        <w:r w:rsidR="00CF32AF"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를</w:delText>
        </w:r>
      </w:del>
      <w:r w:rsidR="00CF32AF" w:rsidRPr="00EB3008">
        <w:rPr>
          <w:rFonts w:asciiTheme="minorHAnsi" w:eastAsiaTheme="minorHAnsi" w:hAnsiTheme="minorHAnsi" w:cs="함초롬바탕" w:hint="eastAsia"/>
          <w:sz w:val="20"/>
        </w:rPr>
        <w:t xml:space="preserve"> 부상</w:t>
      </w:r>
      <w:ins w:id="54" w:author="문일" w:date="2022-03-17T17:12:00Z">
        <w:r w:rsidR="00C63DE9">
          <w:rPr>
            <w:rFonts w:asciiTheme="minorHAnsi" w:eastAsiaTheme="minorHAnsi" w:hAnsiTheme="minorHAnsi" w:cs="함초롬바탕" w:hint="eastAsia"/>
            <w:sz w:val="20"/>
          </w:rPr>
          <w:t>될</w:t>
        </w:r>
      </w:ins>
      <w:del w:id="55" w:author="문일" w:date="2022-03-17T17:12:00Z">
        <w:r w:rsidR="00CF32AF" w:rsidRPr="00EB3008" w:rsidDel="00C63DE9">
          <w:rPr>
            <w:rFonts w:asciiTheme="minorHAnsi" w:eastAsiaTheme="minorHAnsi" w:hAnsiTheme="minorHAnsi" w:cs="함초롬바탕" w:hint="eastAsia"/>
            <w:sz w:val="20"/>
          </w:rPr>
          <w:delText>시킬</w:delText>
        </w:r>
      </w:del>
      <w:r w:rsidR="00CF32AF" w:rsidRPr="00EB3008">
        <w:rPr>
          <w:rFonts w:asciiTheme="minorHAnsi" w:eastAsiaTheme="minorHAnsi" w:hAnsiTheme="minorHAnsi" w:cs="함초롬바탕" w:hint="eastAsia"/>
          <w:sz w:val="20"/>
        </w:rPr>
        <w:t xml:space="preserve"> 것이다.</w:t>
      </w:r>
    </w:p>
    <w:p w14:paraId="149DD362" w14:textId="77777777" w:rsidR="00E83CC4" w:rsidRPr="00EB3008" w:rsidRDefault="00E83CC4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39E183D4" w14:textId="488D612E" w:rsidR="00286BEE" w:rsidRPr="001B24AF" w:rsidRDefault="00286BEE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lastRenderedPageBreak/>
        <w:t>빠른 시장 대응을 위한 공정 설계 기술</w:t>
      </w:r>
    </w:p>
    <w:p w14:paraId="1D7E2CCA" w14:textId="77777777" w:rsidR="00F45069" w:rsidRPr="00EB3008" w:rsidRDefault="00F45069" w:rsidP="00F4506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3300DF41" wp14:editId="4381803A">
            <wp:extent cx="4723130" cy="2492375"/>
            <wp:effectExtent l="0" t="0" r="127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165B" w14:textId="646477D1" w:rsidR="00F45069" w:rsidRPr="00EB3008" w:rsidRDefault="00F45069" w:rsidP="00F4506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6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높은 시장 대응성을 위한 공정 모듈화</w:t>
      </w:r>
    </w:p>
    <w:p w14:paraId="022B53CA" w14:textId="23EDA21A" w:rsidR="00F45069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공정 설계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16293E" w:rsidRPr="00EB3008">
        <w:rPr>
          <w:rFonts w:ascii="MS Gothic" w:eastAsia="MS Gothic" w:hAnsi="MS Gothic" w:cs="MS Gothic" w:hint="eastAsia"/>
          <w:sz w:val="20"/>
        </w:rPr>
        <w:t>‧</w:t>
      </w:r>
      <w:r w:rsidR="0016293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 xml:space="preserve">운전 </w:t>
      </w:r>
      <w:r w:rsidR="0016293E" w:rsidRPr="00EB3008">
        <w:rPr>
          <w:rFonts w:ascii="MS Gothic" w:eastAsia="MS Gothic" w:hAnsi="MS Gothic" w:cs="MS Gothic" w:hint="eastAsia"/>
          <w:sz w:val="20"/>
        </w:rPr>
        <w:t>‧</w:t>
      </w:r>
      <w:r w:rsidR="0016293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>제어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기술의 경우, </w:t>
      </w:r>
      <w:del w:id="56" w:author="문일" w:date="2022-03-17T17:14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화학 반응, 전달 현상 등을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대규모 설비</w:t>
      </w:r>
      <w:ins w:id="57" w:author="문일" w:date="2022-03-17T17:15:00Z">
        <w:r w:rsidR="00C63DE9">
          <w:rPr>
            <w:rFonts w:asciiTheme="minorHAnsi" w:eastAsiaTheme="minorHAnsi" w:hAnsiTheme="minorHAnsi" w:cs="함초롬바탕" w:hint="eastAsia"/>
            <w:sz w:val="20"/>
          </w:rPr>
          <w:t xml:space="preserve">에서 </w:t>
        </w:r>
        <w:r w:rsidR="00C63DE9" w:rsidRPr="00EB3008">
          <w:rPr>
            <w:rFonts w:asciiTheme="minorHAnsi" w:eastAsiaTheme="minorHAnsi" w:hAnsiTheme="minorHAnsi" w:cs="함초롬바탕" w:hint="eastAsia"/>
            <w:sz w:val="20"/>
          </w:rPr>
          <w:t xml:space="preserve">화학 반응, 전달 현상 등을 </w:t>
        </w:r>
      </w:ins>
      <w:del w:id="58" w:author="문일" w:date="2022-03-17T17:15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를 통해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다루는 분야로써 </w:t>
      </w:r>
      <w:del w:id="59" w:author="문일" w:date="2022-03-17T17:15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대부분 공정에서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정확한 성상 및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수율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예측이 </w:t>
      </w:r>
      <w:ins w:id="60" w:author="문일" w:date="2022-03-17T17:13:00Z">
        <w:r w:rsidR="00C63DE9">
          <w:rPr>
            <w:rFonts w:asciiTheme="minorHAnsi" w:eastAsiaTheme="minorHAnsi" w:hAnsiTheme="minorHAnsi" w:cs="함초롬바탕" w:hint="eastAsia"/>
            <w:sz w:val="20"/>
          </w:rPr>
          <w:t>매우 어렵</w:t>
        </w:r>
      </w:ins>
      <w:del w:id="61" w:author="문일" w:date="2022-03-17T17:13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거의 </w:delText>
        </w:r>
      </w:del>
      <w:del w:id="62" w:author="문일" w:date="2022-03-17T17:12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불가능하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다. 더욱이 정유, 석유화학, 가스, 전력, 반도체 등 각 응용 분야가 서로 다른 형태의 제어, 운전, 생산계획, 공급망 등 개별적 운영 전략을 가지므로 매우 높은 복잡성을 갖는다. 즉 효율적 성과 적용 (high-efficiency implementation)을 위해서는 공정의 모듈화를 통한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기준화된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설계 및 운영 플랫폼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통합</w:t>
      </w:r>
      <w:ins w:id="63" w:author="문일" w:date="2022-03-17T17:16:00Z">
        <w:r w:rsidR="00C63DE9">
          <w:rPr>
            <w:rFonts w:asciiTheme="minorHAnsi" w:eastAsiaTheme="minorHAnsi" w:hAnsiTheme="minorHAnsi" w:cs="함초롬바탕" w:hint="eastAsia"/>
            <w:sz w:val="20"/>
          </w:rPr>
          <w:t>을</w:t>
        </w:r>
      </w:ins>
      <w:del w:id="64" w:author="문일" w:date="2022-03-17T17:16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 연구를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통한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유효적절한 전사적 방법론 개발이 필수적이다.</w:t>
      </w:r>
    </w:p>
    <w:p w14:paraId="533A1EBC" w14:textId="71B97D35" w:rsidR="00F45069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기존</w:t>
      </w:r>
      <w:ins w:id="65" w:author="문일" w:date="2022-03-17T17:17:00Z">
        <w:r w:rsidR="00C63DE9">
          <w:rPr>
            <w:rFonts w:asciiTheme="minorHAnsi" w:eastAsiaTheme="minorHAnsi" w:hAnsiTheme="minorHAnsi" w:cs="함초롬바탕" w:hint="eastAsia"/>
            <w:sz w:val="20"/>
          </w:rPr>
          <w:t>의</w:t>
        </w:r>
      </w:ins>
      <w:del w:id="66" w:author="문일" w:date="2022-03-17T17:17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에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commodity </w:t>
      </w:r>
      <w:del w:id="67" w:author="문일" w:date="2022-03-17T17:17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상품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대량생산에 맞혀져 있는 공정 모사, 설계 및 제어 기술들을 더 유연하고 효율적인 모듈화된 공정에 맞도록 개선하고, 기계학습 기법들을 통해 데이터 사용을 극대화해 자가진화</w:t>
      </w:r>
      <w:ins w:id="68" w:author="문일" w:date="2022-03-17T17:18:00Z">
        <w:r w:rsidR="00C63DE9">
          <w:rPr>
            <w:rFonts w:asciiTheme="minorHAnsi" w:eastAsiaTheme="minorHAnsi" w:hAnsiTheme="minorHAnsi" w:cs="함초롬바탕" w:hint="eastAsia"/>
            <w:sz w:val="20"/>
          </w:rPr>
          <w:t>를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 xml:space="preserve"> 할 수 있는 기술 개발이 가능하다. 이뿐만 아니라, 에너지와 원자재의 효율성을 혁신적으로 높이기 위해 모듈화와 함께 공정 강화 및 체계화가 시도</w:t>
      </w:r>
      <w:ins w:id="69" w:author="문일" w:date="2022-03-17T17:18:00Z">
        <w:r w:rsidR="00C63DE9">
          <w:rPr>
            <w:rFonts w:asciiTheme="minorHAnsi" w:eastAsiaTheme="minorHAnsi" w:hAnsiTheme="minorHAnsi" w:cs="함초롬바탕" w:hint="eastAsia"/>
            <w:sz w:val="20"/>
          </w:rPr>
          <w:t>되고 있</w:t>
        </w:r>
      </w:ins>
      <w:del w:id="70" w:author="문일" w:date="2022-03-17T17:18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된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</w:p>
    <w:p w14:paraId="22E4A523" w14:textId="3E5AA79E" w:rsidR="00E83CC4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이처럼 빠른 시장 변화에 대한 유연한 대응이 공정 생산성 및 경제성에 주요한 영향을 미침에 따라, 생산라인을 모듈화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시켜 병렬적으로 운전하는 모듈화 생산</w:t>
      </w:r>
      <w:r w:rsidRPr="00EB3008">
        <w:rPr>
          <w:rFonts w:asciiTheme="minorHAnsi" w:eastAsiaTheme="minorHAnsi" w:hAnsiTheme="minorHAnsi" w:cs="함초롬바탕" w:hint="eastAsia"/>
          <w:sz w:val="20"/>
        </w:rPr>
        <w:lastRenderedPageBreak/>
        <w:t xml:space="preserve">기술이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주요 핵심 기술로 주목받고 있다.</w:t>
      </w:r>
    </w:p>
    <w:p w14:paraId="302342E7" w14:textId="6B79CC6E" w:rsidR="00F5773F" w:rsidRPr="001B24AF" w:rsidRDefault="00F5773F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t xml:space="preserve">인공지능 기반 화학소재 설계 기술 </w:t>
      </w:r>
    </w:p>
    <w:p w14:paraId="53CA72BB" w14:textId="77777777" w:rsidR="00F5773F" w:rsidRPr="00EB3008" w:rsidRDefault="00F5773F" w:rsidP="00F5773F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5C5F2363" wp14:editId="48DD8633">
            <wp:extent cx="4276725" cy="1638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F78" w14:textId="50CFD950" w:rsidR="00F5773F" w:rsidRPr="00EB3008" w:rsidRDefault="00F5773F" w:rsidP="00F5773F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7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인공지능 기반 화공소재 설계 절차</w:t>
      </w:r>
    </w:p>
    <w:p w14:paraId="591578C6" w14:textId="7E94E263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시장의 요구에 민첩하게 대응하는 스마트 공정을 구연하기 위해서는 다양한 성능의 빠른 재료 개발 전략이 필요하다. 장시간이 소모되고 성공률이 낮은 기존의 소재 기술 개발 과정은 인공지능과 빅데이터를 도입해서 실험 또는 계산과학 </w:t>
      </w:r>
      <w:del w:id="71" w:author="문일" w:date="2022-03-17T17:20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방식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과 효율적으로 연동하여 촉진될 수 있다. 이를 테면, 인공지능 소재개발 및 공정연계 성능평가 소프트웨어를 이용해서 고효율/에너지 저감형 분리 소재, 고성능 촉매,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포토레지스트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, 가스센서 등에 유용한 물질 개발</w:t>
      </w:r>
      <w:ins w:id="72" w:author="문일" w:date="2022-03-17T17:21:00Z">
        <w:r w:rsidR="00C63DE9">
          <w:rPr>
            <w:rFonts w:asciiTheme="minorHAnsi" w:eastAsiaTheme="minorHAnsi" w:hAnsiTheme="minorHAnsi" w:cs="함초롬바탕" w:hint="eastAsia"/>
            <w:sz w:val="20"/>
          </w:rPr>
          <w:t xml:space="preserve">이 가능하다. </w:t>
        </w:r>
      </w:ins>
      <w:del w:id="73" w:author="문일" w:date="2022-03-17T17:21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과 같은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ins w:id="74" w:author="문일" w:date="2022-03-17T17:22:00Z">
        <w:r w:rsidR="00C63DE9">
          <w:rPr>
            <w:rFonts w:asciiTheme="minorHAnsi" w:eastAsiaTheme="minorHAnsi" w:hAnsiTheme="minorHAnsi" w:cs="함초롬바탕" w:hint="eastAsia"/>
            <w:sz w:val="20"/>
          </w:rPr>
          <w:t xml:space="preserve">여기에 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>이론과 실험 사이</w:t>
      </w:r>
      <w:ins w:id="75" w:author="문일" w:date="2022-03-17T17:22:00Z">
        <w:r w:rsidR="00C63DE9">
          <w:rPr>
            <w:rFonts w:asciiTheme="minorHAnsi" w:eastAsiaTheme="minorHAnsi" w:hAnsiTheme="minorHAnsi" w:cs="함초롬바탕" w:hint="eastAsia"/>
            <w:sz w:val="20"/>
          </w:rPr>
          <w:t>의</w:t>
        </w:r>
      </w:ins>
      <w:del w:id="76" w:author="문일" w:date="2022-03-17T17:22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에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상호 피드백을 통한 새로운 소재개발 R&amp;D 패러다임이 제시되고 있다.</w:t>
      </w:r>
    </w:p>
    <w:p w14:paraId="27C71707" w14:textId="77777777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인공지능에 기반한 소재 개발은 새롭게 진척되고 있는 분야이며, 최근에는 다양한 에너지 및 환경 분야 산업에 원천소재로 적용되는 작은 분자부터 소재 단위까지 다양한 머신 러닝 기법을 사용해서 생성하는 방법이 소개되고있다.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예로 물질 정보와 데이터들을 수집 · 분석하여 소재의 구조와 물성 결정에 주요한 원인을 규명하고 신속한 새로운 소재 탐색 전략을 제시할 수 있다. </w:t>
      </w:r>
    </w:p>
    <w:p w14:paraId="1BCB2BE1" w14:textId="77777777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이처럼 다목적 최적 설계 기능의 확장을 토대로 고성능, 저비용, 높은 내구성 등이 동시에 요구되는 차세대 첨단 재료의 신속한 개발이 기대된다. 궁극적으로 실험 및 공정 그룹과의 융합을 통해 소재 상용화의 걸림돌과 한계점을 극복하고 신소재 개발의 효율성을 극대화 할 수 있을 것이라 예상된다.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56EE1602" w14:textId="65122922" w:rsidR="00286BEE" w:rsidRPr="00EB3008" w:rsidDel="00D361AE" w:rsidRDefault="00286BEE" w:rsidP="00F5773F">
      <w:pPr>
        <w:widowControl/>
        <w:wordWrap/>
        <w:autoSpaceDE/>
        <w:autoSpaceDN/>
        <w:rPr>
          <w:del w:id="77" w:author="문일" w:date="2022-03-21T09:14:00Z"/>
          <w:rFonts w:asciiTheme="minorHAnsi" w:eastAsiaTheme="minorHAnsi" w:hAnsiTheme="minorHAnsi" w:cs="함초롬바탕"/>
          <w:sz w:val="20"/>
        </w:rPr>
      </w:pPr>
    </w:p>
    <w:p w14:paraId="35AC5DAF" w14:textId="04C0EAD3" w:rsidR="00E83CC4" w:rsidRPr="00EB3008" w:rsidRDefault="00E83CC4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del w:id="78" w:author="문일" w:date="2022-03-21T09:14:00Z">
        <w:r w:rsidRPr="00EB3008" w:rsidDel="00D361AE">
          <w:rPr>
            <w:rFonts w:asciiTheme="minorHAnsi" w:eastAsiaTheme="minorHAnsi" w:hAnsiTheme="minorHAnsi" w:cs="함초롬바탕"/>
            <w:sz w:val="20"/>
          </w:rPr>
          <w:br w:type="page"/>
        </w:r>
      </w:del>
    </w:p>
    <w:p w14:paraId="6A651158" w14:textId="51B183A0" w:rsidR="00286BEE" w:rsidRPr="001B24AF" w:rsidRDefault="00286BEE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lastRenderedPageBreak/>
        <w:t xml:space="preserve">사업장 안전을 위한 이상 </w:t>
      </w:r>
      <w:del w:id="79" w:author="문일" w:date="2022-03-21T09:15:00Z">
        <w:r w:rsidRPr="001B24AF" w:rsidDel="00D361AE">
          <w:rPr>
            <w:rFonts w:hint="eastAsia"/>
            <w:b/>
          </w:rPr>
          <w:delText xml:space="preserve">감지 및 </w:delText>
        </w:r>
      </w:del>
      <w:r w:rsidRPr="001B24AF">
        <w:rPr>
          <w:rFonts w:hint="eastAsia"/>
          <w:b/>
        </w:rPr>
        <w:t>진단 기술</w:t>
      </w:r>
    </w:p>
    <w:p w14:paraId="05225C86" w14:textId="77777777" w:rsidR="003E427B" w:rsidRPr="00EB3008" w:rsidRDefault="003E427B" w:rsidP="003E427B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6C1D818D" wp14:editId="42FFFCA0">
            <wp:extent cx="4723130" cy="2091690"/>
            <wp:effectExtent l="0" t="0" r="127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22ED" w14:textId="7281B604" w:rsidR="003E427B" w:rsidRPr="00EB3008" w:rsidRDefault="003E427B" w:rsidP="003E427B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8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인공지능 기반 사고 대응 전략</w:t>
      </w:r>
    </w:p>
    <w:p w14:paraId="5AFC91F2" w14:textId="20C34160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del w:id="80" w:author="문일" w:date="2022-03-21T09:20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 xml:space="preserve">많은 경우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제조공정</w:t>
      </w:r>
      <w:ins w:id="81" w:author="문일" w:date="2022-03-21T09:20:00Z">
        <w:r w:rsidR="00D361AE">
          <w:rPr>
            <w:rFonts w:asciiTheme="minorHAnsi" w:eastAsiaTheme="minorHAnsi" w:hAnsiTheme="minorHAnsi" w:cs="함초롬바탕" w:hint="eastAsia"/>
            <w:sz w:val="20"/>
          </w:rPr>
          <w:t xml:space="preserve">의 실패는 </w:t>
        </w:r>
      </w:ins>
      <w:del w:id="82" w:author="문일" w:date="2022-03-21T09:20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 xml:space="preserve">의 문제는 </w:delText>
        </w:r>
      </w:del>
      <w:ins w:id="83" w:author="문일" w:date="2022-03-21T09:20:00Z">
        <w:r w:rsidR="00D361AE" w:rsidRPr="00EB3008">
          <w:rPr>
            <w:rFonts w:asciiTheme="minorHAnsi" w:eastAsiaTheme="minorHAnsi" w:hAnsiTheme="minorHAnsi" w:cs="함초롬바탕" w:hint="eastAsia"/>
            <w:sz w:val="20"/>
          </w:rPr>
          <w:t xml:space="preserve">많은 경우 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>심각한 제품 공급 문제로 이어지며, 특히 제약, 반도체 생산 등의 매우 정밀한 공정을 요구하는 분야에서 이러한 문제는 치명적</w:t>
      </w:r>
      <w:r w:rsidR="00495113">
        <w:rPr>
          <w:rFonts w:asciiTheme="minorHAnsi" w:eastAsiaTheme="minorHAnsi" w:hAnsiTheme="minorHAnsi" w:cs="함초롬바탕" w:hint="eastAsia"/>
          <w:sz w:val="20"/>
        </w:rPr>
        <w:t>이다</w:t>
      </w:r>
      <w:r w:rsidRPr="00EB3008">
        <w:rPr>
          <w:rFonts w:asciiTheme="minorHAnsi" w:eastAsiaTheme="minorHAnsi" w:hAnsiTheme="minorHAnsi" w:cs="함초롬바탕" w:hint="eastAsia"/>
          <w:sz w:val="20"/>
        </w:rPr>
        <w:t>. 제조공정의 이상현상은 shutdown으로 이어지며, 이는 생산력에 큰 손실을 가져다 준다.</w:t>
      </w:r>
    </w:p>
    <w:p w14:paraId="2677E56E" w14:textId="77777777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기존의 사후대응 및 복구기반의 수동적 환경 안전 관리 시스템을 능동적으로 바꾸기 위해 빅데이터 패턴 인식 기반 지능형 이상진단 및 복구 시스템과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머신러닝과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나노물질을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통한 저전력/고민감도 IoT 센서 소자 및 장치 등이 개발되고있다.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60A971BE" w14:textId="46B42FED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del w:id="84" w:author="문일" w:date="2022-03-21T09:23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 xml:space="preserve">모듈 통합 제어시스템은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제조현장에서 발생되는 다양한 긴급/변동 상황에</w:t>
      </w:r>
      <w:ins w:id="85" w:author="문일" w:date="2022-03-21T09:23:00Z">
        <w:r w:rsidR="00D361AE">
          <w:rPr>
            <w:rFonts w:asciiTheme="minorHAnsi" w:eastAsiaTheme="minorHAnsi" w:hAnsiTheme="minorHAnsi" w:cs="함초롬바탕" w:hint="eastAsia"/>
            <w:sz w:val="20"/>
          </w:rPr>
          <w:t>서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ins w:id="86" w:author="문일" w:date="2022-03-21T09:23:00Z">
        <w:r w:rsidR="00D361AE" w:rsidRPr="00EB3008">
          <w:rPr>
            <w:rFonts w:asciiTheme="minorHAnsi" w:eastAsiaTheme="minorHAnsi" w:hAnsiTheme="minorHAnsi" w:cs="함초롬바탕" w:hint="eastAsia"/>
            <w:sz w:val="20"/>
          </w:rPr>
          <w:t xml:space="preserve">모듈 통합 제어시스템은 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 xml:space="preserve">설비간 자율적인 실시간 대응을 위한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분산협업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제어</w:t>
      </w:r>
      <w:ins w:id="87" w:author="문일" w:date="2022-03-21T09:22:00Z">
        <w:r w:rsidR="00D361AE">
          <w:rPr>
            <w:rFonts w:asciiTheme="minorHAnsi" w:eastAsiaTheme="minorHAnsi" w:hAnsiTheme="minorHAnsi" w:cs="함초롬바탕" w:hint="eastAsia"/>
            <w:sz w:val="20"/>
          </w:rPr>
          <w:t>를</w:t>
        </w:r>
      </w:ins>
      <w:del w:id="88" w:author="문일" w:date="2022-03-21T09:22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 xml:space="preserve">에 광범위하게 적용이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가능하</w:t>
      </w:r>
      <w:ins w:id="89" w:author="문일" w:date="2022-03-21T09:22:00Z">
        <w:r w:rsidR="00D361AE">
          <w:rPr>
            <w:rFonts w:asciiTheme="minorHAnsi" w:eastAsiaTheme="minorHAnsi" w:hAnsiTheme="minorHAnsi" w:cs="함초롬바탕" w:hint="eastAsia"/>
            <w:sz w:val="20"/>
          </w:rPr>
          <w:t>게</w:t>
        </w:r>
      </w:ins>
      <w:proofErr w:type="spellEnd"/>
      <w:ins w:id="90" w:author="문일" w:date="2022-03-21T09:23:00Z">
        <w:r w:rsidR="00D361AE">
          <w:rPr>
            <w:rFonts w:asciiTheme="minorHAnsi" w:eastAsiaTheme="minorHAnsi" w:hAnsiTheme="minorHAnsi" w:cs="함초롬바탕" w:hint="eastAsia"/>
            <w:sz w:val="20"/>
          </w:rPr>
          <w:t xml:space="preserve"> </w:t>
        </w:r>
      </w:ins>
      <w:ins w:id="91" w:author="문일" w:date="2022-03-21T09:22:00Z">
        <w:r w:rsidR="00D361AE">
          <w:rPr>
            <w:rFonts w:asciiTheme="minorHAnsi" w:eastAsiaTheme="minorHAnsi" w:hAnsiTheme="minorHAnsi" w:cs="함초롬바탕" w:hint="eastAsia"/>
            <w:sz w:val="20"/>
          </w:rPr>
          <w:t>한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고정밀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적응형 제어 시스템은 공정 실시간 데이터가 축적됨에 따라 학습을 지속적으로 수행함으로</w:t>
      </w:r>
      <w:ins w:id="92" w:author="문일" w:date="2022-03-21T09:24:00Z">
        <w:r w:rsidR="00D361AE">
          <w:rPr>
            <w:rFonts w:asciiTheme="minorHAnsi" w:eastAsiaTheme="minorHAnsi" w:hAnsiTheme="minorHAnsi" w:cs="함초롬바탕" w:hint="eastAsia"/>
            <w:sz w:val="20"/>
          </w:rPr>
          <w:t>써</w:t>
        </w:r>
      </w:ins>
      <w:del w:id="93" w:author="문일" w:date="2022-03-21T09:24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>서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더 정확하고 유연한 운전을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가능하</w:t>
      </w:r>
      <w:ins w:id="94" w:author="문일" w:date="2022-03-21T09:24:00Z">
        <w:r w:rsidR="00D361AE">
          <w:rPr>
            <w:rFonts w:asciiTheme="minorHAnsi" w:eastAsiaTheme="minorHAnsi" w:hAnsiTheme="minorHAnsi" w:cs="함초롬바탕" w:hint="eastAsia"/>
            <w:sz w:val="20"/>
          </w:rPr>
          <w:t>도록하며</w:t>
        </w:r>
      </w:ins>
      <w:proofErr w:type="spellEnd"/>
      <w:del w:id="95" w:author="문일" w:date="2022-03-21T09:24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>여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복잡</w:t>
      </w:r>
      <w:ins w:id="96" w:author="문일" w:date="2022-03-21T09:25:00Z">
        <w:r w:rsidR="00D361AE">
          <w:rPr>
            <w:rFonts w:asciiTheme="minorHAnsi" w:eastAsiaTheme="minorHAnsi" w:hAnsiTheme="minorHAnsi" w:cs="함초롬바탕" w:hint="eastAsia"/>
            <w:sz w:val="20"/>
          </w:rPr>
          <w:t>하고</w:t>
        </w:r>
      </w:ins>
      <w:del w:id="97" w:author="문일" w:date="2022-03-21T09:25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>도 및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불확실성이 높은 공정 운전에 폭넓게 응용 가능한 장점이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5E5C872B" w14:textId="1A0A1532" w:rsidR="008228E8" w:rsidRPr="00EB3008" w:rsidRDefault="003E427B" w:rsidP="00EB3008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이처럼 센싱 개선과 유해 물질 조기 감지와 같은 장점이 공장에서의 위험과 사고를 줄이고 생산성 저하를 줄이는 데 필수적이라는 점을 감안할 때, 빅데이터/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머신러닝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/사물인터넷/스마트센서</w:t>
      </w:r>
      <w:ins w:id="98" w:author="문일" w:date="2022-03-21T09:47:00Z">
        <w:r w:rsidR="00ED5609">
          <w:rPr>
            <w:rFonts w:asciiTheme="minorHAnsi" w:eastAsiaTheme="minorHAnsi" w:hAnsiTheme="minorHAnsi" w:cs="함초롬바탕" w:hint="eastAsia"/>
            <w:sz w:val="20"/>
          </w:rPr>
          <w:t>의</w:t>
        </w:r>
      </w:ins>
      <w:del w:id="99" w:author="문일" w:date="2022-03-21T09:47:00Z">
        <w:r w:rsidRPr="00EB3008" w:rsidDel="00ED5609">
          <w:rPr>
            <w:rFonts w:asciiTheme="minorHAnsi" w:eastAsiaTheme="minorHAnsi" w:hAnsiTheme="minorHAnsi" w:cs="함초롬바탕" w:hint="eastAsia"/>
            <w:sz w:val="20"/>
          </w:rPr>
          <w:delText>가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결합을 통해 인공지능의 판단에 기반한 의</w:t>
      </w:r>
      <w:r w:rsidRPr="00EB3008">
        <w:rPr>
          <w:rFonts w:asciiTheme="minorHAnsi" w:eastAsiaTheme="minorHAnsi" w:hAnsiTheme="minorHAnsi" w:cs="함초롬바탕" w:hint="eastAsia"/>
          <w:sz w:val="20"/>
        </w:rPr>
        <w:lastRenderedPageBreak/>
        <w:t>사 결정 파라다임으로 기술 변화가 기대된다.</w:t>
      </w:r>
      <w:r w:rsidR="008228E8"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1EBA667F" w14:textId="77777777" w:rsidR="008228E8" w:rsidRPr="00EB3008" w:rsidRDefault="008228E8" w:rsidP="008228E8">
      <w:pPr>
        <w:rPr>
          <w:rFonts w:asciiTheme="minorHAnsi" w:eastAsiaTheme="minorHAnsi" w:hAnsiTheme="minorHAnsi" w:cs="함초롬바탕"/>
          <w:b/>
        </w:rPr>
      </w:pPr>
      <w:r w:rsidRPr="00EB3008">
        <w:rPr>
          <w:rFonts w:asciiTheme="minorHAnsi" w:eastAsiaTheme="minorHAnsi" w:hAnsiTheme="minorHAnsi" w:cs="함초롬바탕" w:hint="eastAsia"/>
          <w:b/>
        </w:rPr>
        <w:lastRenderedPageBreak/>
        <w:t>학습 결과</w:t>
      </w:r>
    </w:p>
    <w:p w14:paraId="6FFAE2DC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내용</w:t>
      </w:r>
    </w:p>
    <w:p w14:paraId="06DE1221" w14:textId="6B5A04A0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 w:hint="eastAsia"/>
          <w:sz w:val="20"/>
        </w:rPr>
        <w:t>찬 산업 시대에서 화공산업의 미래 대응 및 변화 트렌드 익히기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106A2760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결과 확인하기</w:t>
      </w:r>
    </w:p>
    <w:p w14:paraId="537547DE" w14:textId="2FBF571B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화공 산업 혁신에 필요한 주요 인공지능 기술 및 적용 효과 익히기.</w:t>
      </w:r>
    </w:p>
    <w:p w14:paraId="5553001D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결과 응용하기</w:t>
      </w:r>
    </w:p>
    <w:p w14:paraId="6C384B06" w14:textId="3C73A007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본 장의 학습내용에 기반해 국내외 주요 화공기업 중 인공지능, IoT, 클라우드 등의 융합기술을 적용한 사례를 살펴보고,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이러한 신 기술의 선제적 도입 효과를 분석하기.</w:t>
      </w:r>
    </w:p>
    <w:p w14:paraId="431F58E0" w14:textId="77777777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</w:p>
    <w:p w14:paraId="08793127" w14:textId="5287C7A5" w:rsidR="0047216F" w:rsidRPr="00EB3008" w:rsidRDefault="0047216F" w:rsidP="00D06EA2">
      <w:pPr>
        <w:spacing w:line="240" w:lineRule="auto"/>
        <w:rPr>
          <w:rFonts w:asciiTheme="minorHAnsi" w:eastAsiaTheme="minorHAnsi" w:hAnsiTheme="minorHAnsi"/>
          <w:sz w:val="20"/>
        </w:rPr>
      </w:pPr>
    </w:p>
    <w:sectPr w:rsidR="0047216F" w:rsidRPr="00EB3008" w:rsidSect="00A6402B">
      <w:footerReference w:type="default" r:id="rId16"/>
      <w:pgSz w:w="10318" w:h="14570" w:code="13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73466" w14:textId="77777777" w:rsidR="00770E09" w:rsidRDefault="00770E09" w:rsidP="00A6402B">
      <w:pPr>
        <w:spacing w:after="0" w:line="240" w:lineRule="auto"/>
      </w:pPr>
      <w:r>
        <w:separator/>
      </w:r>
    </w:p>
  </w:endnote>
  <w:endnote w:type="continuationSeparator" w:id="0">
    <w:p w14:paraId="586F2FC1" w14:textId="77777777" w:rsidR="00770E09" w:rsidRDefault="00770E09" w:rsidP="00A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277631"/>
      <w:docPartObj>
        <w:docPartGallery w:val="Page Numbers (Bottom of Page)"/>
        <w:docPartUnique/>
      </w:docPartObj>
    </w:sdtPr>
    <w:sdtEndPr/>
    <w:sdtContent>
      <w:p w14:paraId="3318866D" w14:textId="201144BD" w:rsidR="00B30BA3" w:rsidRDefault="00B30BA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620" w:rsidRPr="00E57620">
          <w:rPr>
            <w:noProof/>
            <w:lang w:val="ko-KR"/>
          </w:rPr>
          <w:t>11</w:t>
        </w:r>
        <w:r>
          <w:fldChar w:fldCharType="end"/>
        </w:r>
      </w:p>
    </w:sdtContent>
  </w:sdt>
  <w:p w14:paraId="4EE9DF9C" w14:textId="77777777" w:rsidR="00B30BA3" w:rsidRDefault="00B30BA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0683C" w14:textId="77777777" w:rsidR="00770E09" w:rsidRDefault="00770E09" w:rsidP="00A6402B">
      <w:pPr>
        <w:spacing w:after="0" w:line="240" w:lineRule="auto"/>
      </w:pPr>
      <w:r>
        <w:separator/>
      </w:r>
    </w:p>
  </w:footnote>
  <w:footnote w:type="continuationSeparator" w:id="0">
    <w:p w14:paraId="4DE0D329" w14:textId="77777777" w:rsidR="00770E09" w:rsidRDefault="00770E09" w:rsidP="00A6402B">
      <w:pPr>
        <w:spacing w:after="0" w:line="240" w:lineRule="auto"/>
      </w:pPr>
      <w:r>
        <w:continuationSeparator/>
      </w:r>
    </w:p>
  </w:footnote>
  <w:footnote w:id="1">
    <w:p w14:paraId="338666E6" w14:textId="5C2E5942" w:rsidR="00371D9E" w:rsidRDefault="00371D9E">
      <w:pPr>
        <w:pStyle w:val="af"/>
      </w:pPr>
      <w:r w:rsidRPr="00371D9E">
        <w:rPr>
          <w:rStyle w:val="af0"/>
          <w:sz w:val="18"/>
        </w:rPr>
        <w:footnoteRef/>
      </w:r>
      <w:r w:rsidRPr="00371D9E">
        <w:rPr>
          <w:sz w:val="18"/>
        </w:rPr>
        <w:t xml:space="preserve"> </w:t>
      </w:r>
      <w:r w:rsidRPr="00371D9E">
        <w:rPr>
          <w:rFonts w:hint="eastAsia"/>
          <w:sz w:val="18"/>
        </w:rPr>
        <w:t>이러한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이유로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4</w:t>
      </w:r>
      <w:r w:rsidRPr="00371D9E">
        <w:rPr>
          <w:rFonts w:hint="eastAsia"/>
          <w:sz w:val="18"/>
        </w:rPr>
        <w:t>차산업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기술을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파괴적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(Disruptive technology)</w:t>
      </w:r>
      <w:r w:rsidRPr="00371D9E">
        <w:rPr>
          <w:rFonts w:hint="eastAsia"/>
          <w:sz w:val="18"/>
        </w:rPr>
        <w:t>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불리운다</w:t>
      </w:r>
      <w:r w:rsidRPr="00371D9E">
        <w:rPr>
          <w:rFonts w:hint="eastAsia"/>
          <w:sz w:val="18"/>
        </w:rPr>
        <w:t>.</w:t>
      </w:r>
      <w:r>
        <w:rPr>
          <w:sz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4250"/>
    <w:multiLevelType w:val="hybridMultilevel"/>
    <w:tmpl w:val="7206AA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D61F5B"/>
    <w:multiLevelType w:val="multilevel"/>
    <w:tmpl w:val="3D9A9B56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190A7F"/>
    <w:multiLevelType w:val="hybridMultilevel"/>
    <w:tmpl w:val="1370F58C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E71B0F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A58C0"/>
    <w:multiLevelType w:val="hybridMultilevel"/>
    <w:tmpl w:val="09A0BCB4"/>
    <w:lvl w:ilvl="0" w:tplc="20C8E96A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9A449C"/>
    <w:multiLevelType w:val="multilevel"/>
    <w:tmpl w:val="8250D10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6137FA6"/>
    <w:multiLevelType w:val="hybridMultilevel"/>
    <w:tmpl w:val="A9C68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3F2146"/>
    <w:multiLevelType w:val="multilevel"/>
    <w:tmpl w:val="13CAB3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17567A65"/>
    <w:multiLevelType w:val="multilevel"/>
    <w:tmpl w:val="731EA40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9174C7"/>
    <w:multiLevelType w:val="hybridMultilevel"/>
    <w:tmpl w:val="0430F700"/>
    <w:lvl w:ilvl="0" w:tplc="3E4E8288">
      <w:start w:val="1"/>
      <w:numFmt w:val="decimal"/>
      <w:lvlText w:val="%1장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0" w15:restartNumberingAfterBreak="0">
    <w:nsid w:val="1BDE388E"/>
    <w:multiLevelType w:val="hybridMultilevel"/>
    <w:tmpl w:val="9A1EF1A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B91253"/>
    <w:multiLevelType w:val="hybridMultilevel"/>
    <w:tmpl w:val="70D8B1E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04540B9"/>
    <w:multiLevelType w:val="hybridMultilevel"/>
    <w:tmpl w:val="6BD64D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1A90FF4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F06E42"/>
    <w:multiLevelType w:val="hybridMultilevel"/>
    <w:tmpl w:val="63067D7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46F6B95"/>
    <w:multiLevelType w:val="hybridMultilevel"/>
    <w:tmpl w:val="7256E6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2252B2"/>
    <w:multiLevelType w:val="hybridMultilevel"/>
    <w:tmpl w:val="595ED618"/>
    <w:lvl w:ilvl="0" w:tplc="12C8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0D014A"/>
    <w:multiLevelType w:val="hybridMultilevel"/>
    <w:tmpl w:val="7F0E9F34"/>
    <w:lvl w:ilvl="0" w:tplc="FFFFFFFF">
      <w:start w:val="1"/>
      <w:numFmt w:val="decimal"/>
      <w:lvlText w:val="%1."/>
      <w:lvlJc w:val="left"/>
      <w:pPr>
        <w:ind w:left="920" w:hanging="400"/>
      </w:pPr>
    </w:lvl>
    <w:lvl w:ilvl="1" w:tplc="FFFFFFFF" w:tentative="1">
      <w:start w:val="1"/>
      <w:numFmt w:val="upperLetter"/>
      <w:lvlText w:val="%2."/>
      <w:lvlJc w:val="left"/>
      <w:pPr>
        <w:ind w:left="1320" w:hanging="400"/>
      </w:pPr>
    </w:lvl>
    <w:lvl w:ilvl="2" w:tplc="FFFFFFFF" w:tentative="1">
      <w:start w:val="1"/>
      <w:numFmt w:val="lowerRoman"/>
      <w:lvlText w:val="%3."/>
      <w:lvlJc w:val="right"/>
      <w:pPr>
        <w:ind w:left="1720" w:hanging="400"/>
      </w:pPr>
    </w:lvl>
    <w:lvl w:ilvl="3" w:tplc="FFFFFFFF" w:tentative="1">
      <w:start w:val="1"/>
      <w:numFmt w:val="decimal"/>
      <w:lvlText w:val="%4."/>
      <w:lvlJc w:val="left"/>
      <w:pPr>
        <w:ind w:left="2120" w:hanging="400"/>
      </w:pPr>
    </w:lvl>
    <w:lvl w:ilvl="4" w:tplc="FFFFFFFF" w:tentative="1">
      <w:start w:val="1"/>
      <w:numFmt w:val="upperLetter"/>
      <w:lvlText w:val="%5."/>
      <w:lvlJc w:val="left"/>
      <w:pPr>
        <w:ind w:left="2520" w:hanging="400"/>
      </w:pPr>
    </w:lvl>
    <w:lvl w:ilvl="5" w:tplc="FFFFFFFF" w:tentative="1">
      <w:start w:val="1"/>
      <w:numFmt w:val="lowerRoman"/>
      <w:lvlText w:val="%6."/>
      <w:lvlJc w:val="right"/>
      <w:pPr>
        <w:ind w:left="2920" w:hanging="400"/>
      </w:pPr>
    </w:lvl>
    <w:lvl w:ilvl="6" w:tplc="FFFFFFFF" w:tentative="1">
      <w:start w:val="1"/>
      <w:numFmt w:val="decimal"/>
      <w:lvlText w:val="%7."/>
      <w:lvlJc w:val="left"/>
      <w:pPr>
        <w:ind w:left="3320" w:hanging="400"/>
      </w:pPr>
    </w:lvl>
    <w:lvl w:ilvl="7" w:tplc="FFFFFFFF" w:tentative="1">
      <w:start w:val="1"/>
      <w:numFmt w:val="upperLetter"/>
      <w:lvlText w:val="%8."/>
      <w:lvlJc w:val="left"/>
      <w:pPr>
        <w:ind w:left="3720" w:hanging="400"/>
      </w:pPr>
    </w:lvl>
    <w:lvl w:ilvl="8" w:tplc="FFFFFFFF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8" w15:restartNumberingAfterBreak="0">
    <w:nsid w:val="2A7F01AC"/>
    <w:multiLevelType w:val="multilevel"/>
    <w:tmpl w:val="AE4648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B976FFA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F93546C"/>
    <w:multiLevelType w:val="hybridMultilevel"/>
    <w:tmpl w:val="C868D118"/>
    <w:lvl w:ilvl="0" w:tplc="E58CB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3975A1E"/>
    <w:multiLevelType w:val="hybridMultilevel"/>
    <w:tmpl w:val="EF74DFF6"/>
    <w:lvl w:ilvl="0" w:tplc="84FAF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ACF4763"/>
    <w:multiLevelType w:val="multilevel"/>
    <w:tmpl w:val="D140FD1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1C21DE"/>
    <w:multiLevelType w:val="multilevel"/>
    <w:tmpl w:val="E146C0B4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24060AF"/>
    <w:multiLevelType w:val="hybridMultilevel"/>
    <w:tmpl w:val="A5A096C8"/>
    <w:lvl w:ilvl="0" w:tplc="CAE0AEC6">
      <w:start w:val="1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56917E8"/>
    <w:multiLevelType w:val="hybridMultilevel"/>
    <w:tmpl w:val="1D84D62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6FF233C2">
      <w:numFmt w:val="bullet"/>
      <w:lvlText w:val="·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6880B22"/>
    <w:multiLevelType w:val="hybridMultilevel"/>
    <w:tmpl w:val="8B2E0E94"/>
    <w:lvl w:ilvl="0" w:tplc="0409000F">
      <w:start w:val="1"/>
      <w:numFmt w:val="decimal"/>
      <w:lvlText w:val="%1."/>
      <w:lvlJc w:val="left"/>
      <w:pPr>
        <w:ind w:left="920" w:hanging="400"/>
      </w:p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28" w15:restartNumberingAfterBreak="0">
    <w:nsid w:val="46C52902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74D691E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BD07B54"/>
    <w:multiLevelType w:val="hybridMultilevel"/>
    <w:tmpl w:val="08A0646E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D7049C6"/>
    <w:multiLevelType w:val="hybridMultilevel"/>
    <w:tmpl w:val="A4606CBA"/>
    <w:lvl w:ilvl="0" w:tplc="4E14EEC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0253F86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7B1071"/>
    <w:multiLevelType w:val="hybridMultilevel"/>
    <w:tmpl w:val="669A8224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6F45AC6"/>
    <w:multiLevelType w:val="hybridMultilevel"/>
    <w:tmpl w:val="9E6ADEA0"/>
    <w:lvl w:ilvl="0" w:tplc="2C0290F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27E09C1"/>
    <w:multiLevelType w:val="hybridMultilevel"/>
    <w:tmpl w:val="0C74154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D51606"/>
    <w:multiLevelType w:val="multilevel"/>
    <w:tmpl w:val="128E28D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B426EE3"/>
    <w:multiLevelType w:val="hybridMultilevel"/>
    <w:tmpl w:val="214EF0EC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CF0544F"/>
    <w:multiLevelType w:val="hybridMultilevel"/>
    <w:tmpl w:val="3ED4952C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E5E22F6"/>
    <w:multiLevelType w:val="hybridMultilevel"/>
    <w:tmpl w:val="7B0E2FBA"/>
    <w:lvl w:ilvl="0" w:tplc="796EFE54">
      <w:start w:val="1"/>
      <w:numFmt w:val="decimal"/>
      <w:lvlText w:val="Chapter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35"/>
  </w:num>
  <w:num w:numId="2">
    <w:abstractNumId w:val="5"/>
  </w:num>
  <w:num w:numId="3">
    <w:abstractNumId w:val="16"/>
  </w:num>
  <w:num w:numId="4">
    <w:abstractNumId w:val="7"/>
  </w:num>
  <w:num w:numId="5">
    <w:abstractNumId w:val="21"/>
  </w:num>
  <w:num w:numId="6">
    <w:abstractNumId w:val="22"/>
  </w:num>
  <w:num w:numId="7">
    <w:abstractNumId w:val="0"/>
  </w:num>
  <w:num w:numId="8">
    <w:abstractNumId w:val="39"/>
  </w:num>
  <w:num w:numId="9">
    <w:abstractNumId w:val="11"/>
  </w:num>
  <w:num w:numId="10">
    <w:abstractNumId w:val="6"/>
  </w:num>
  <w:num w:numId="11">
    <w:abstractNumId w:val="32"/>
  </w:num>
  <w:num w:numId="12">
    <w:abstractNumId w:val="20"/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</w:num>
  <w:num w:numId="15">
    <w:abstractNumId w:val="3"/>
  </w:num>
  <w:num w:numId="16">
    <w:abstractNumId w:val="33"/>
  </w:num>
  <w:num w:numId="17">
    <w:abstractNumId w:val="19"/>
  </w:num>
  <w:num w:numId="18">
    <w:abstractNumId w:val="12"/>
  </w:num>
  <w:num w:numId="19">
    <w:abstractNumId w:val="28"/>
  </w:num>
  <w:num w:numId="20">
    <w:abstractNumId w:val="14"/>
  </w:num>
  <w:num w:numId="21">
    <w:abstractNumId w:val="4"/>
  </w:num>
  <w:num w:numId="22">
    <w:abstractNumId w:val="13"/>
  </w:num>
  <w:num w:numId="23">
    <w:abstractNumId w:val="1"/>
  </w:num>
  <w:num w:numId="24">
    <w:abstractNumId w:val="24"/>
  </w:num>
  <w:num w:numId="25">
    <w:abstractNumId w:val="26"/>
  </w:num>
  <w:num w:numId="26">
    <w:abstractNumId w:val="31"/>
  </w:num>
  <w:num w:numId="27">
    <w:abstractNumId w:val="2"/>
  </w:num>
  <w:num w:numId="28">
    <w:abstractNumId w:val="34"/>
  </w:num>
  <w:num w:numId="29">
    <w:abstractNumId w:val="10"/>
  </w:num>
  <w:num w:numId="30">
    <w:abstractNumId w:val="15"/>
  </w:num>
  <w:num w:numId="31">
    <w:abstractNumId w:val="36"/>
  </w:num>
  <w:num w:numId="32">
    <w:abstractNumId w:val="37"/>
  </w:num>
  <w:num w:numId="33">
    <w:abstractNumId w:val="18"/>
  </w:num>
  <w:num w:numId="34">
    <w:abstractNumId w:val="8"/>
  </w:num>
  <w:num w:numId="35">
    <w:abstractNumId w:val="9"/>
  </w:num>
  <w:num w:numId="36">
    <w:abstractNumId w:val="29"/>
  </w:num>
  <w:num w:numId="37">
    <w:abstractNumId w:val="40"/>
  </w:num>
  <w:num w:numId="38">
    <w:abstractNumId w:val="25"/>
  </w:num>
  <w:num w:numId="39">
    <w:abstractNumId w:val="38"/>
  </w:num>
  <w:num w:numId="40">
    <w:abstractNumId w:val="27"/>
  </w:num>
  <w:num w:numId="41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문일">
    <w15:presenceInfo w15:providerId="AD" w15:userId="S::ilmoon@o365.yonsei.ac.kr::43b434a9-efb2-453f-afe7-3911fd5c58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NLewMDQxMLY0MLVQ0lEKTi0uzszPAykwqgUA80Zs8CwAAAA="/>
  </w:docVars>
  <w:rsids>
    <w:rsidRoot w:val="000047C4"/>
    <w:rsid w:val="00001498"/>
    <w:rsid w:val="00001DEE"/>
    <w:rsid w:val="0000349E"/>
    <w:rsid w:val="000035C7"/>
    <w:rsid w:val="000047C4"/>
    <w:rsid w:val="00006F06"/>
    <w:rsid w:val="000070F3"/>
    <w:rsid w:val="00007F5D"/>
    <w:rsid w:val="00012F44"/>
    <w:rsid w:val="00013503"/>
    <w:rsid w:val="00014086"/>
    <w:rsid w:val="00020BE4"/>
    <w:rsid w:val="000219B9"/>
    <w:rsid w:val="00022B56"/>
    <w:rsid w:val="00023049"/>
    <w:rsid w:val="0002361B"/>
    <w:rsid w:val="00024DB1"/>
    <w:rsid w:val="00026EFF"/>
    <w:rsid w:val="000273D1"/>
    <w:rsid w:val="0003044A"/>
    <w:rsid w:val="000364F0"/>
    <w:rsid w:val="00037F09"/>
    <w:rsid w:val="000419E9"/>
    <w:rsid w:val="00047F21"/>
    <w:rsid w:val="000507C8"/>
    <w:rsid w:val="00052463"/>
    <w:rsid w:val="00053570"/>
    <w:rsid w:val="000555B3"/>
    <w:rsid w:val="000578AA"/>
    <w:rsid w:val="00057DF2"/>
    <w:rsid w:val="00061924"/>
    <w:rsid w:val="00062565"/>
    <w:rsid w:val="0006273B"/>
    <w:rsid w:val="00064DBD"/>
    <w:rsid w:val="00064F23"/>
    <w:rsid w:val="00077B6C"/>
    <w:rsid w:val="000803CD"/>
    <w:rsid w:val="000834BB"/>
    <w:rsid w:val="00083BA7"/>
    <w:rsid w:val="00084657"/>
    <w:rsid w:val="00090C31"/>
    <w:rsid w:val="00094F82"/>
    <w:rsid w:val="000956A1"/>
    <w:rsid w:val="00097041"/>
    <w:rsid w:val="00097E70"/>
    <w:rsid w:val="000A220A"/>
    <w:rsid w:val="000A2F6A"/>
    <w:rsid w:val="000A3037"/>
    <w:rsid w:val="000A47D1"/>
    <w:rsid w:val="000A75F6"/>
    <w:rsid w:val="000B3006"/>
    <w:rsid w:val="000B5F9A"/>
    <w:rsid w:val="000B6727"/>
    <w:rsid w:val="000B734A"/>
    <w:rsid w:val="000C3F08"/>
    <w:rsid w:val="000C522B"/>
    <w:rsid w:val="000C64D0"/>
    <w:rsid w:val="000D1464"/>
    <w:rsid w:val="000D4809"/>
    <w:rsid w:val="000D607B"/>
    <w:rsid w:val="000D6162"/>
    <w:rsid w:val="000E1D6A"/>
    <w:rsid w:val="000E7CB0"/>
    <w:rsid w:val="000F120E"/>
    <w:rsid w:val="000F1C21"/>
    <w:rsid w:val="000F1F35"/>
    <w:rsid w:val="000F7261"/>
    <w:rsid w:val="000F7F9A"/>
    <w:rsid w:val="0010094E"/>
    <w:rsid w:val="00100C46"/>
    <w:rsid w:val="00100D1A"/>
    <w:rsid w:val="001016B6"/>
    <w:rsid w:val="00106C8A"/>
    <w:rsid w:val="001107EC"/>
    <w:rsid w:val="001127B1"/>
    <w:rsid w:val="0011444E"/>
    <w:rsid w:val="00115EF3"/>
    <w:rsid w:val="001164F0"/>
    <w:rsid w:val="00120042"/>
    <w:rsid w:val="00125B73"/>
    <w:rsid w:val="001262AB"/>
    <w:rsid w:val="001274AC"/>
    <w:rsid w:val="00127F67"/>
    <w:rsid w:val="00130C92"/>
    <w:rsid w:val="0013107E"/>
    <w:rsid w:val="00131A8B"/>
    <w:rsid w:val="0013202F"/>
    <w:rsid w:val="0013282E"/>
    <w:rsid w:val="00134A65"/>
    <w:rsid w:val="00135951"/>
    <w:rsid w:val="00136C32"/>
    <w:rsid w:val="00137B45"/>
    <w:rsid w:val="001405DF"/>
    <w:rsid w:val="001418E0"/>
    <w:rsid w:val="00141910"/>
    <w:rsid w:val="001423E8"/>
    <w:rsid w:val="0014597B"/>
    <w:rsid w:val="00146280"/>
    <w:rsid w:val="0014720B"/>
    <w:rsid w:val="00150080"/>
    <w:rsid w:val="0015010F"/>
    <w:rsid w:val="00153688"/>
    <w:rsid w:val="00153831"/>
    <w:rsid w:val="00156494"/>
    <w:rsid w:val="0016293E"/>
    <w:rsid w:val="001629D2"/>
    <w:rsid w:val="00162C3B"/>
    <w:rsid w:val="00163FD6"/>
    <w:rsid w:val="001647B8"/>
    <w:rsid w:val="00164878"/>
    <w:rsid w:val="001670F4"/>
    <w:rsid w:val="0017257C"/>
    <w:rsid w:val="001737A5"/>
    <w:rsid w:val="001756B6"/>
    <w:rsid w:val="00175E74"/>
    <w:rsid w:val="00181376"/>
    <w:rsid w:val="001815AD"/>
    <w:rsid w:val="00181ACD"/>
    <w:rsid w:val="00181DD2"/>
    <w:rsid w:val="001828C7"/>
    <w:rsid w:val="00183B3A"/>
    <w:rsid w:val="001912B1"/>
    <w:rsid w:val="00191BC5"/>
    <w:rsid w:val="00191D9B"/>
    <w:rsid w:val="00192404"/>
    <w:rsid w:val="0019663B"/>
    <w:rsid w:val="00197551"/>
    <w:rsid w:val="001A2C31"/>
    <w:rsid w:val="001A3E88"/>
    <w:rsid w:val="001A573C"/>
    <w:rsid w:val="001A61FB"/>
    <w:rsid w:val="001A6692"/>
    <w:rsid w:val="001A6F35"/>
    <w:rsid w:val="001B24AF"/>
    <w:rsid w:val="001B608E"/>
    <w:rsid w:val="001C5D95"/>
    <w:rsid w:val="001C66F0"/>
    <w:rsid w:val="001C6BAA"/>
    <w:rsid w:val="001D1EF2"/>
    <w:rsid w:val="001D2E86"/>
    <w:rsid w:val="001D3CD9"/>
    <w:rsid w:val="001D3D08"/>
    <w:rsid w:val="001E078A"/>
    <w:rsid w:val="001E0E95"/>
    <w:rsid w:val="001E1CCC"/>
    <w:rsid w:val="001E3186"/>
    <w:rsid w:val="001E60B3"/>
    <w:rsid w:val="001F15EB"/>
    <w:rsid w:val="001F2418"/>
    <w:rsid w:val="001F2A89"/>
    <w:rsid w:val="001F307D"/>
    <w:rsid w:val="002007D9"/>
    <w:rsid w:val="002016A5"/>
    <w:rsid w:val="00203325"/>
    <w:rsid w:val="002036F6"/>
    <w:rsid w:val="00204C66"/>
    <w:rsid w:val="00207BBE"/>
    <w:rsid w:val="00207DD8"/>
    <w:rsid w:val="00210011"/>
    <w:rsid w:val="002103E1"/>
    <w:rsid w:val="00214CB4"/>
    <w:rsid w:val="0021773E"/>
    <w:rsid w:val="00217954"/>
    <w:rsid w:val="00224B02"/>
    <w:rsid w:val="002307C8"/>
    <w:rsid w:val="00230D2C"/>
    <w:rsid w:val="002408C4"/>
    <w:rsid w:val="0024248E"/>
    <w:rsid w:val="00243169"/>
    <w:rsid w:val="002512D2"/>
    <w:rsid w:val="002513C5"/>
    <w:rsid w:val="00253624"/>
    <w:rsid w:val="002538A9"/>
    <w:rsid w:val="002556ED"/>
    <w:rsid w:val="00255B27"/>
    <w:rsid w:val="00255F9B"/>
    <w:rsid w:val="002563F9"/>
    <w:rsid w:val="00257508"/>
    <w:rsid w:val="00261833"/>
    <w:rsid w:val="00262998"/>
    <w:rsid w:val="0026414F"/>
    <w:rsid w:val="002651AA"/>
    <w:rsid w:val="002676E5"/>
    <w:rsid w:val="002710A8"/>
    <w:rsid w:val="00273119"/>
    <w:rsid w:val="002731B6"/>
    <w:rsid w:val="002732D1"/>
    <w:rsid w:val="00273949"/>
    <w:rsid w:val="00277209"/>
    <w:rsid w:val="00282E67"/>
    <w:rsid w:val="00282F18"/>
    <w:rsid w:val="002849B8"/>
    <w:rsid w:val="00284CBB"/>
    <w:rsid w:val="00286BEE"/>
    <w:rsid w:val="00287B26"/>
    <w:rsid w:val="00290335"/>
    <w:rsid w:val="002908D1"/>
    <w:rsid w:val="00292669"/>
    <w:rsid w:val="00293191"/>
    <w:rsid w:val="00295225"/>
    <w:rsid w:val="00295558"/>
    <w:rsid w:val="0029658D"/>
    <w:rsid w:val="00297DF2"/>
    <w:rsid w:val="002A0E8A"/>
    <w:rsid w:val="002A2283"/>
    <w:rsid w:val="002A491B"/>
    <w:rsid w:val="002A64D8"/>
    <w:rsid w:val="002A67EB"/>
    <w:rsid w:val="002A6E1D"/>
    <w:rsid w:val="002A73D2"/>
    <w:rsid w:val="002B014C"/>
    <w:rsid w:val="002B13D3"/>
    <w:rsid w:val="002B198D"/>
    <w:rsid w:val="002B5A53"/>
    <w:rsid w:val="002B64E5"/>
    <w:rsid w:val="002C15DE"/>
    <w:rsid w:val="002C3F4D"/>
    <w:rsid w:val="002C4520"/>
    <w:rsid w:val="002C57CB"/>
    <w:rsid w:val="002C729C"/>
    <w:rsid w:val="002D07A3"/>
    <w:rsid w:val="002D0EA2"/>
    <w:rsid w:val="002D2EB1"/>
    <w:rsid w:val="002D3D3A"/>
    <w:rsid w:val="002E239E"/>
    <w:rsid w:val="002E51E9"/>
    <w:rsid w:val="002F1289"/>
    <w:rsid w:val="002F13BE"/>
    <w:rsid w:val="002F5969"/>
    <w:rsid w:val="002F7916"/>
    <w:rsid w:val="00301B7E"/>
    <w:rsid w:val="00301BA6"/>
    <w:rsid w:val="0030291D"/>
    <w:rsid w:val="00302E61"/>
    <w:rsid w:val="003051FF"/>
    <w:rsid w:val="003068E8"/>
    <w:rsid w:val="0031015B"/>
    <w:rsid w:val="0031071E"/>
    <w:rsid w:val="00311E2C"/>
    <w:rsid w:val="003133F2"/>
    <w:rsid w:val="00313CA2"/>
    <w:rsid w:val="00314B4C"/>
    <w:rsid w:val="00315240"/>
    <w:rsid w:val="00315B34"/>
    <w:rsid w:val="00316ED8"/>
    <w:rsid w:val="0031796B"/>
    <w:rsid w:val="00327B01"/>
    <w:rsid w:val="003342AD"/>
    <w:rsid w:val="00334B2B"/>
    <w:rsid w:val="003352BD"/>
    <w:rsid w:val="0033578C"/>
    <w:rsid w:val="00337727"/>
    <w:rsid w:val="00341A2E"/>
    <w:rsid w:val="00345FBC"/>
    <w:rsid w:val="00347314"/>
    <w:rsid w:val="0035142F"/>
    <w:rsid w:val="00352799"/>
    <w:rsid w:val="003531D2"/>
    <w:rsid w:val="00355724"/>
    <w:rsid w:val="00356EF4"/>
    <w:rsid w:val="0036002F"/>
    <w:rsid w:val="00361AEA"/>
    <w:rsid w:val="0036223B"/>
    <w:rsid w:val="0036785C"/>
    <w:rsid w:val="00370213"/>
    <w:rsid w:val="00371D9E"/>
    <w:rsid w:val="00377B85"/>
    <w:rsid w:val="00377C2D"/>
    <w:rsid w:val="0038141D"/>
    <w:rsid w:val="0038234D"/>
    <w:rsid w:val="00382B5B"/>
    <w:rsid w:val="00384AA2"/>
    <w:rsid w:val="00385716"/>
    <w:rsid w:val="003872AD"/>
    <w:rsid w:val="0039150D"/>
    <w:rsid w:val="00392174"/>
    <w:rsid w:val="00396683"/>
    <w:rsid w:val="00396F0B"/>
    <w:rsid w:val="003A0FB0"/>
    <w:rsid w:val="003A12B9"/>
    <w:rsid w:val="003A15A4"/>
    <w:rsid w:val="003A343A"/>
    <w:rsid w:val="003A53A2"/>
    <w:rsid w:val="003A5566"/>
    <w:rsid w:val="003A57D0"/>
    <w:rsid w:val="003A6008"/>
    <w:rsid w:val="003A6568"/>
    <w:rsid w:val="003B3102"/>
    <w:rsid w:val="003B3629"/>
    <w:rsid w:val="003B522E"/>
    <w:rsid w:val="003B74C4"/>
    <w:rsid w:val="003C6209"/>
    <w:rsid w:val="003C744D"/>
    <w:rsid w:val="003C7CA3"/>
    <w:rsid w:val="003D2D5F"/>
    <w:rsid w:val="003D4D47"/>
    <w:rsid w:val="003D559E"/>
    <w:rsid w:val="003D56A6"/>
    <w:rsid w:val="003D657F"/>
    <w:rsid w:val="003D7EEE"/>
    <w:rsid w:val="003E0540"/>
    <w:rsid w:val="003E200F"/>
    <w:rsid w:val="003E427B"/>
    <w:rsid w:val="003F13BE"/>
    <w:rsid w:val="003F25F5"/>
    <w:rsid w:val="003F4319"/>
    <w:rsid w:val="003F4DA6"/>
    <w:rsid w:val="003F5A14"/>
    <w:rsid w:val="003F7A44"/>
    <w:rsid w:val="00402A16"/>
    <w:rsid w:val="00402F65"/>
    <w:rsid w:val="0040715D"/>
    <w:rsid w:val="00407668"/>
    <w:rsid w:val="004076D7"/>
    <w:rsid w:val="00411235"/>
    <w:rsid w:val="00412225"/>
    <w:rsid w:val="00413B7A"/>
    <w:rsid w:val="0041469A"/>
    <w:rsid w:val="0041726C"/>
    <w:rsid w:val="004175E4"/>
    <w:rsid w:val="00422685"/>
    <w:rsid w:val="0042394E"/>
    <w:rsid w:val="00425F0D"/>
    <w:rsid w:val="00426CC6"/>
    <w:rsid w:val="00437CBC"/>
    <w:rsid w:val="004412D4"/>
    <w:rsid w:val="00441B46"/>
    <w:rsid w:val="00442671"/>
    <w:rsid w:val="00442D47"/>
    <w:rsid w:val="004446CA"/>
    <w:rsid w:val="0044583A"/>
    <w:rsid w:val="00447E5F"/>
    <w:rsid w:val="00451815"/>
    <w:rsid w:val="004556B2"/>
    <w:rsid w:val="00456254"/>
    <w:rsid w:val="004573A4"/>
    <w:rsid w:val="004614FE"/>
    <w:rsid w:val="00464DC4"/>
    <w:rsid w:val="00465EC3"/>
    <w:rsid w:val="00466821"/>
    <w:rsid w:val="00466BD0"/>
    <w:rsid w:val="00470121"/>
    <w:rsid w:val="00470633"/>
    <w:rsid w:val="00470CF9"/>
    <w:rsid w:val="0047136B"/>
    <w:rsid w:val="0047216F"/>
    <w:rsid w:val="00474A8D"/>
    <w:rsid w:val="00474DA5"/>
    <w:rsid w:val="00477B8F"/>
    <w:rsid w:val="00482475"/>
    <w:rsid w:val="00483A75"/>
    <w:rsid w:val="00487299"/>
    <w:rsid w:val="00487585"/>
    <w:rsid w:val="004928EB"/>
    <w:rsid w:val="00494A2C"/>
    <w:rsid w:val="00495113"/>
    <w:rsid w:val="004970CC"/>
    <w:rsid w:val="004A1B6A"/>
    <w:rsid w:val="004A304D"/>
    <w:rsid w:val="004A3607"/>
    <w:rsid w:val="004A4438"/>
    <w:rsid w:val="004A7AF8"/>
    <w:rsid w:val="004B165E"/>
    <w:rsid w:val="004B1FC7"/>
    <w:rsid w:val="004B274B"/>
    <w:rsid w:val="004B4373"/>
    <w:rsid w:val="004B48A1"/>
    <w:rsid w:val="004B7F3B"/>
    <w:rsid w:val="004C31C4"/>
    <w:rsid w:val="004C3F59"/>
    <w:rsid w:val="004C4E92"/>
    <w:rsid w:val="004D5E48"/>
    <w:rsid w:val="004D67EE"/>
    <w:rsid w:val="004D7BB6"/>
    <w:rsid w:val="004D7E14"/>
    <w:rsid w:val="004E1F05"/>
    <w:rsid w:val="004E2A2A"/>
    <w:rsid w:val="004E3285"/>
    <w:rsid w:val="004E3EC6"/>
    <w:rsid w:val="004E419F"/>
    <w:rsid w:val="004E4B2A"/>
    <w:rsid w:val="004E6AD2"/>
    <w:rsid w:val="004E6D99"/>
    <w:rsid w:val="004E7A9F"/>
    <w:rsid w:val="004F0EFF"/>
    <w:rsid w:val="004F11D7"/>
    <w:rsid w:val="004F318F"/>
    <w:rsid w:val="004F3E55"/>
    <w:rsid w:val="004F4227"/>
    <w:rsid w:val="004F4E9A"/>
    <w:rsid w:val="004F5865"/>
    <w:rsid w:val="004F73CE"/>
    <w:rsid w:val="005017AB"/>
    <w:rsid w:val="00501918"/>
    <w:rsid w:val="00504D0A"/>
    <w:rsid w:val="005074E5"/>
    <w:rsid w:val="0051208E"/>
    <w:rsid w:val="00516E14"/>
    <w:rsid w:val="00516FE3"/>
    <w:rsid w:val="0052624B"/>
    <w:rsid w:val="00526C5E"/>
    <w:rsid w:val="00526E77"/>
    <w:rsid w:val="00530A86"/>
    <w:rsid w:val="005317F5"/>
    <w:rsid w:val="00532ED6"/>
    <w:rsid w:val="00533314"/>
    <w:rsid w:val="00534689"/>
    <w:rsid w:val="00535673"/>
    <w:rsid w:val="00536412"/>
    <w:rsid w:val="0054087C"/>
    <w:rsid w:val="00541151"/>
    <w:rsid w:val="0054177C"/>
    <w:rsid w:val="00543B1D"/>
    <w:rsid w:val="0055112F"/>
    <w:rsid w:val="00555D45"/>
    <w:rsid w:val="00556677"/>
    <w:rsid w:val="00557885"/>
    <w:rsid w:val="00557BB3"/>
    <w:rsid w:val="00557BDC"/>
    <w:rsid w:val="00560DD4"/>
    <w:rsid w:val="005620AA"/>
    <w:rsid w:val="00562608"/>
    <w:rsid w:val="00566153"/>
    <w:rsid w:val="005669B4"/>
    <w:rsid w:val="00567627"/>
    <w:rsid w:val="00573077"/>
    <w:rsid w:val="00575B4E"/>
    <w:rsid w:val="005872D3"/>
    <w:rsid w:val="005909CD"/>
    <w:rsid w:val="00592819"/>
    <w:rsid w:val="00592AEC"/>
    <w:rsid w:val="005936B0"/>
    <w:rsid w:val="0059669D"/>
    <w:rsid w:val="005A2A52"/>
    <w:rsid w:val="005A54F2"/>
    <w:rsid w:val="005A62A7"/>
    <w:rsid w:val="005A7AB4"/>
    <w:rsid w:val="005A7EA6"/>
    <w:rsid w:val="005B19F1"/>
    <w:rsid w:val="005B2EE6"/>
    <w:rsid w:val="005B639D"/>
    <w:rsid w:val="005B6C96"/>
    <w:rsid w:val="005B707C"/>
    <w:rsid w:val="005C0E6E"/>
    <w:rsid w:val="005C1035"/>
    <w:rsid w:val="005C26E8"/>
    <w:rsid w:val="005C5F66"/>
    <w:rsid w:val="005C7BA7"/>
    <w:rsid w:val="005D4A2C"/>
    <w:rsid w:val="005D5938"/>
    <w:rsid w:val="005D74ED"/>
    <w:rsid w:val="005E14FB"/>
    <w:rsid w:val="005E37A6"/>
    <w:rsid w:val="005E399E"/>
    <w:rsid w:val="005E6472"/>
    <w:rsid w:val="005F18A3"/>
    <w:rsid w:val="005F1DE7"/>
    <w:rsid w:val="005F315C"/>
    <w:rsid w:val="005F4868"/>
    <w:rsid w:val="005F6835"/>
    <w:rsid w:val="00600104"/>
    <w:rsid w:val="00600F08"/>
    <w:rsid w:val="006017A0"/>
    <w:rsid w:val="0060439D"/>
    <w:rsid w:val="00604F96"/>
    <w:rsid w:val="006055D3"/>
    <w:rsid w:val="00605836"/>
    <w:rsid w:val="0061164E"/>
    <w:rsid w:val="00620DB3"/>
    <w:rsid w:val="00625440"/>
    <w:rsid w:val="00626708"/>
    <w:rsid w:val="00626F98"/>
    <w:rsid w:val="006306E2"/>
    <w:rsid w:val="00630749"/>
    <w:rsid w:val="00631215"/>
    <w:rsid w:val="006313FD"/>
    <w:rsid w:val="00631E60"/>
    <w:rsid w:val="00635EBD"/>
    <w:rsid w:val="00636CE3"/>
    <w:rsid w:val="00636D35"/>
    <w:rsid w:val="00641A20"/>
    <w:rsid w:val="00641C38"/>
    <w:rsid w:val="0064395A"/>
    <w:rsid w:val="00643CD2"/>
    <w:rsid w:val="00646A6C"/>
    <w:rsid w:val="00650509"/>
    <w:rsid w:val="00650948"/>
    <w:rsid w:val="0065320D"/>
    <w:rsid w:val="006539D7"/>
    <w:rsid w:val="00660315"/>
    <w:rsid w:val="006611EE"/>
    <w:rsid w:val="00662C44"/>
    <w:rsid w:val="00662C7A"/>
    <w:rsid w:val="0066763B"/>
    <w:rsid w:val="00672C02"/>
    <w:rsid w:val="00673089"/>
    <w:rsid w:val="00680792"/>
    <w:rsid w:val="00680C73"/>
    <w:rsid w:val="00682F08"/>
    <w:rsid w:val="00683777"/>
    <w:rsid w:val="00684A58"/>
    <w:rsid w:val="00684D5E"/>
    <w:rsid w:val="00686F1F"/>
    <w:rsid w:val="00692060"/>
    <w:rsid w:val="006922B1"/>
    <w:rsid w:val="0069682A"/>
    <w:rsid w:val="00697DD9"/>
    <w:rsid w:val="006A0422"/>
    <w:rsid w:val="006A0CB4"/>
    <w:rsid w:val="006A18B2"/>
    <w:rsid w:val="006A2010"/>
    <w:rsid w:val="006A23EE"/>
    <w:rsid w:val="006A358C"/>
    <w:rsid w:val="006A7F63"/>
    <w:rsid w:val="006B3C50"/>
    <w:rsid w:val="006C0337"/>
    <w:rsid w:val="006C2975"/>
    <w:rsid w:val="006C7607"/>
    <w:rsid w:val="006D0BD7"/>
    <w:rsid w:val="006D1BF6"/>
    <w:rsid w:val="006D3EA7"/>
    <w:rsid w:val="006D452B"/>
    <w:rsid w:val="006D5478"/>
    <w:rsid w:val="006E18F0"/>
    <w:rsid w:val="006E4CEA"/>
    <w:rsid w:val="006F0DCD"/>
    <w:rsid w:val="006F197F"/>
    <w:rsid w:val="006F2716"/>
    <w:rsid w:val="006F37A9"/>
    <w:rsid w:val="006F4137"/>
    <w:rsid w:val="006F4AEA"/>
    <w:rsid w:val="006F78BA"/>
    <w:rsid w:val="006F78EC"/>
    <w:rsid w:val="00701E97"/>
    <w:rsid w:val="00703963"/>
    <w:rsid w:val="007046D0"/>
    <w:rsid w:val="00704851"/>
    <w:rsid w:val="0070518D"/>
    <w:rsid w:val="00706411"/>
    <w:rsid w:val="00706EE0"/>
    <w:rsid w:val="00711006"/>
    <w:rsid w:val="00711705"/>
    <w:rsid w:val="007117AA"/>
    <w:rsid w:val="0071324D"/>
    <w:rsid w:val="0071524B"/>
    <w:rsid w:val="007164A1"/>
    <w:rsid w:val="007171A2"/>
    <w:rsid w:val="00725D2A"/>
    <w:rsid w:val="007324DA"/>
    <w:rsid w:val="0073294E"/>
    <w:rsid w:val="00733066"/>
    <w:rsid w:val="00736313"/>
    <w:rsid w:val="007373EC"/>
    <w:rsid w:val="00737B55"/>
    <w:rsid w:val="00742F23"/>
    <w:rsid w:val="007440BB"/>
    <w:rsid w:val="00744637"/>
    <w:rsid w:val="0074574B"/>
    <w:rsid w:val="00751E3C"/>
    <w:rsid w:val="00753A0D"/>
    <w:rsid w:val="0075468F"/>
    <w:rsid w:val="00756F03"/>
    <w:rsid w:val="00760881"/>
    <w:rsid w:val="00763598"/>
    <w:rsid w:val="007654F5"/>
    <w:rsid w:val="00770E09"/>
    <w:rsid w:val="00776CFB"/>
    <w:rsid w:val="00777E5C"/>
    <w:rsid w:val="00780C37"/>
    <w:rsid w:val="00784ADB"/>
    <w:rsid w:val="0078758D"/>
    <w:rsid w:val="00787619"/>
    <w:rsid w:val="0079063B"/>
    <w:rsid w:val="00790FD5"/>
    <w:rsid w:val="00792098"/>
    <w:rsid w:val="007A12B8"/>
    <w:rsid w:val="007A3674"/>
    <w:rsid w:val="007A4379"/>
    <w:rsid w:val="007A54DD"/>
    <w:rsid w:val="007B0A5C"/>
    <w:rsid w:val="007B1487"/>
    <w:rsid w:val="007B232F"/>
    <w:rsid w:val="007C0A07"/>
    <w:rsid w:val="007C1B79"/>
    <w:rsid w:val="007C3EF0"/>
    <w:rsid w:val="007C4137"/>
    <w:rsid w:val="007C7621"/>
    <w:rsid w:val="007C7837"/>
    <w:rsid w:val="007D0013"/>
    <w:rsid w:val="007D09E6"/>
    <w:rsid w:val="007D1395"/>
    <w:rsid w:val="007D13FE"/>
    <w:rsid w:val="007D2588"/>
    <w:rsid w:val="007D25A1"/>
    <w:rsid w:val="007D2B6B"/>
    <w:rsid w:val="007D37F0"/>
    <w:rsid w:val="007D5A47"/>
    <w:rsid w:val="007D5C58"/>
    <w:rsid w:val="007D66C5"/>
    <w:rsid w:val="007D73A2"/>
    <w:rsid w:val="007E0DB5"/>
    <w:rsid w:val="007E29EE"/>
    <w:rsid w:val="007E35A2"/>
    <w:rsid w:val="007E5378"/>
    <w:rsid w:val="007E72FD"/>
    <w:rsid w:val="007E7975"/>
    <w:rsid w:val="007F401A"/>
    <w:rsid w:val="007F53F3"/>
    <w:rsid w:val="007F59CB"/>
    <w:rsid w:val="007F5AEE"/>
    <w:rsid w:val="007F7780"/>
    <w:rsid w:val="00814104"/>
    <w:rsid w:val="008143A7"/>
    <w:rsid w:val="008228E8"/>
    <w:rsid w:val="00824F3F"/>
    <w:rsid w:val="0082581C"/>
    <w:rsid w:val="00825B22"/>
    <w:rsid w:val="00827C86"/>
    <w:rsid w:val="008313DF"/>
    <w:rsid w:val="00832478"/>
    <w:rsid w:val="00834229"/>
    <w:rsid w:val="00836629"/>
    <w:rsid w:val="00836CAA"/>
    <w:rsid w:val="00840F26"/>
    <w:rsid w:val="00846119"/>
    <w:rsid w:val="008515FA"/>
    <w:rsid w:val="0085559C"/>
    <w:rsid w:val="0086380D"/>
    <w:rsid w:val="00863E08"/>
    <w:rsid w:val="008677E1"/>
    <w:rsid w:val="008738AF"/>
    <w:rsid w:val="00877234"/>
    <w:rsid w:val="00877439"/>
    <w:rsid w:val="00881AFF"/>
    <w:rsid w:val="00883CBF"/>
    <w:rsid w:val="00885BD8"/>
    <w:rsid w:val="00887579"/>
    <w:rsid w:val="008878EE"/>
    <w:rsid w:val="00887D28"/>
    <w:rsid w:val="00892ACD"/>
    <w:rsid w:val="008953D1"/>
    <w:rsid w:val="008957CB"/>
    <w:rsid w:val="00896BA5"/>
    <w:rsid w:val="008970B9"/>
    <w:rsid w:val="008970DD"/>
    <w:rsid w:val="00897A17"/>
    <w:rsid w:val="00897D44"/>
    <w:rsid w:val="008A0B5F"/>
    <w:rsid w:val="008A11B1"/>
    <w:rsid w:val="008A3964"/>
    <w:rsid w:val="008A42A7"/>
    <w:rsid w:val="008A4EA1"/>
    <w:rsid w:val="008A55AC"/>
    <w:rsid w:val="008A59AB"/>
    <w:rsid w:val="008A5BCF"/>
    <w:rsid w:val="008A6D47"/>
    <w:rsid w:val="008B1F36"/>
    <w:rsid w:val="008B2268"/>
    <w:rsid w:val="008B24E3"/>
    <w:rsid w:val="008B403E"/>
    <w:rsid w:val="008B7BA8"/>
    <w:rsid w:val="008C041C"/>
    <w:rsid w:val="008C0CCC"/>
    <w:rsid w:val="008C1F77"/>
    <w:rsid w:val="008C2EE7"/>
    <w:rsid w:val="008C4D98"/>
    <w:rsid w:val="008C65C9"/>
    <w:rsid w:val="008D00A2"/>
    <w:rsid w:val="008D0E16"/>
    <w:rsid w:val="008D2C18"/>
    <w:rsid w:val="008D6995"/>
    <w:rsid w:val="008D7699"/>
    <w:rsid w:val="008E26E3"/>
    <w:rsid w:val="008E3BF4"/>
    <w:rsid w:val="008E4102"/>
    <w:rsid w:val="008E46CF"/>
    <w:rsid w:val="008E5A8F"/>
    <w:rsid w:val="008F3571"/>
    <w:rsid w:val="008F433F"/>
    <w:rsid w:val="008F74EB"/>
    <w:rsid w:val="00900098"/>
    <w:rsid w:val="009002A5"/>
    <w:rsid w:val="00902879"/>
    <w:rsid w:val="00903015"/>
    <w:rsid w:val="00905D11"/>
    <w:rsid w:val="0090615C"/>
    <w:rsid w:val="0091055F"/>
    <w:rsid w:val="00913E80"/>
    <w:rsid w:val="0091462F"/>
    <w:rsid w:val="009147D7"/>
    <w:rsid w:val="00916C46"/>
    <w:rsid w:val="00917864"/>
    <w:rsid w:val="00925B67"/>
    <w:rsid w:val="00926DC0"/>
    <w:rsid w:val="0093397A"/>
    <w:rsid w:val="009357FF"/>
    <w:rsid w:val="00937D9F"/>
    <w:rsid w:val="009417A7"/>
    <w:rsid w:val="00941D7E"/>
    <w:rsid w:val="009427E8"/>
    <w:rsid w:val="00947408"/>
    <w:rsid w:val="0094790E"/>
    <w:rsid w:val="009518A0"/>
    <w:rsid w:val="00966A3D"/>
    <w:rsid w:val="009728DF"/>
    <w:rsid w:val="00973B21"/>
    <w:rsid w:val="00974E0C"/>
    <w:rsid w:val="0098716A"/>
    <w:rsid w:val="0098790E"/>
    <w:rsid w:val="00991486"/>
    <w:rsid w:val="009A1B4C"/>
    <w:rsid w:val="009A2AB7"/>
    <w:rsid w:val="009A3E7F"/>
    <w:rsid w:val="009A4831"/>
    <w:rsid w:val="009A5D51"/>
    <w:rsid w:val="009A60B4"/>
    <w:rsid w:val="009A74BF"/>
    <w:rsid w:val="009B0709"/>
    <w:rsid w:val="009B0FBD"/>
    <w:rsid w:val="009B2650"/>
    <w:rsid w:val="009B4551"/>
    <w:rsid w:val="009B4D8A"/>
    <w:rsid w:val="009B6FFB"/>
    <w:rsid w:val="009C0C46"/>
    <w:rsid w:val="009C1C31"/>
    <w:rsid w:val="009C308B"/>
    <w:rsid w:val="009C60EE"/>
    <w:rsid w:val="009C6B44"/>
    <w:rsid w:val="009D0894"/>
    <w:rsid w:val="009D1174"/>
    <w:rsid w:val="009D14FB"/>
    <w:rsid w:val="009D2EF1"/>
    <w:rsid w:val="009D3FFE"/>
    <w:rsid w:val="009D40CB"/>
    <w:rsid w:val="009D66A1"/>
    <w:rsid w:val="009E1D0E"/>
    <w:rsid w:val="009E249B"/>
    <w:rsid w:val="009E343C"/>
    <w:rsid w:val="009E3E39"/>
    <w:rsid w:val="009E64E1"/>
    <w:rsid w:val="009F1331"/>
    <w:rsid w:val="009F2227"/>
    <w:rsid w:val="009F22E5"/>
    <w:rsid w:val="009F3850"/>
    <w:rsid w:val="009F4951"/>
    <w:rsid w:val="009F5058"/>
    <w:rsid w:val="009F5756"/>
    <w:rsid w:val="009F6448"/>
    <w:rsid w:val="00A00D41"/>
    <w:rsid w:val="00A05446"/>
    <w:rsid w:val="00A07BCA"/>
    <w:rsid w:val="00A12242"/>
    <w:rsid w:val="00A15273"/>
    <w:rsid w:val="00A1718F"/>
    <w:rsid w:val="00A204BB"/>
    <w:rsid w:val="00A208EC"/>
    <w:rsid w:val="00A208F9"/>
    <w:rsid w:val="00A21A1F"/>
    <w:rsid w:val="00A22688"/>
    <w:rsid w:val="00A236DC"/>
    <w:rsid w:val="00A2492F"/>
    <w:rsid w:val="00A310B0"/>
    <w:rsid w:val="00A32A5A"/>
    <w:rsid w:val="00A33AC5"/>
    <w:rsid w:val="00A369E1"/>
    <w:rsid w:val="00A372B5"/>
    <w:rsid w:val="00A4028E"/>
    <w:rsid w:val="00A44C07"/>
    <w:rsid w:val="00A46908"/>
    <w:rsid w:val="00A509A7"/>
    <w:rsid w:val="00A5352F"/>
    <w:rsid w:val="00A53C63"/>
    <w:rsid w:val="00A5514F"/>
    <w:rsid w:val="00A5524C"/>
    <w:rsid w:val="00A576A7"/>
    <w:rsid w:val="00A6402B"/>
    <w:rsid w:val="00A6639D"/>
    <w:rsid w:val="00A67019"/>
    <w:rsid w:val="00A749D5"/>
    <w:rsid w:val="00A7546D"/>
    <w:rsid w:val="00A7573D"/>
    <w:rsid w:val="00A75832"/>
    <w:rsid w:val="00A75F7A"/>
    <w:rsid w:val="00A80916"/>
    <w:rsid w:val="00A816C8"/>
    <w:rsid w:val="00A821A3"/>
    <w:rsid w:val="00A8239A"/>
    <w:rsid w:val="00A8294F"/>
    <w:rsid w:val="00A83C3D"/>
    <w:rsid w:val="00A852F7"/>
    <w:rsid w:val="00A856BA"/>
    <w:rsid w:val="00A873E4"/>
    <w:rsid w:val="00A91636"/>
    <w:rsid w:val="00A92038"/>
    <w:rsid w:val="00A928FF"/>
    <w:rsid w:val="00A940D7"/>
    <w:rsid w:val="00A947FC"/>
    <w:rsid w:val="00A9728D"/>
    <w:rsid w:val="00AA42E2"/>
    <w:rsid w:val="00AB065B"/>
    <w:rsid w:val="00AC0120"/>
    <w:rsid w:val="00AC1105"/>
    <w:rsid w:val="00AC4ACE"/>
    <w:rsid w:val="00AC74DD"/>
    <w:rsid w:val="00AD00B1"/>
    <w:rsid w:val="00AD0F7F"/>
    <w:rsid w:val="00AD2394"/>
    <w:rsid w:val="00AE2BEE"/>
    <w:rsid w:val="00AE4D62"/>
    <w:rsid w:val="00AE587A"/>
    <w:rsid w:val="00AE5B50"/>
    <w:rsid w:val="00AF20B8"/>
    <w:rsid w:val="00AF649F"/>
    <w:rsid w:val="00AF6E3C"/>
    <w:rsid w:val="00AF79E4"/>
    <w:rsid w:val="00B000EE"/>
    <w:rsid w:val="00B02A76"/>
    <w:rsid w:val="00B03D83"/>
    <w:rsid w:val="00B0518B"/>
    <w:rsid w:val="00B056F1"/>
    <w:rsid w:val="00B11CB1"/>
    <w:rsid w:val="00B140FD"/>
    <w:rsid w:val="00B17B91"/>
    <w:rsid w:val="00B20060"/>
    <w:rsid w:val="00B2138D"/>
    <w:rsid w:val="00B216ED"/>
    <w:rsid w:val="00B25A71"/>
    <w:rsid w:val="00B25B66"/>
    <w:rsid w:val="00B26F3D"/>
    <w:rsid w:val="00B30303"/>
    <w:rsid w:val="00B30BA3"/>
    <w:rsid w:val="00B33C10"/>
    <w:rsid w:val="00B35CE3"/>
    <w:rsid w:val="00B3682D"/>
    <w:rsid w:val="00B377E1"/>
    <w:rsid w:val="00B41552"/>
    <w:rsid w:val="00B4230F"/>
    <w:rsid w:val="00B45425"/>
    <w:rsid w:val="00B46897"/>
    <w:rsid w:val="00B50294"/>
    <w:rsid w:val="00B50349"/>
    <w:rsid w:val="00B504F3"/>
    <w:rsid w:val="00B52498"/>
    <w:rsid w:val="00B539FB"/>
    <w:rsid w:val="00B56CDC"/>
    <w:rsid w:val="00B60775"/>
    <w:rsid w:val="00B6320C"/>
    <w:rsid w:val="00B63E2F"/>
    <w:rsid w:val="00B65082"/>
    <w:rsid w:val="00B6627D"/>
    <w:rsid w:val="00B70557"/>
    <w:rsid w:val="00B70AA6"/>
    <w:rsid w:val="00B725EC"/>
    <w:rsid w:val="00B72905"/>
    <w:rsid w:val="00B752D6"/>
    <w:rsid w:val="00B772F0"/>
    <w:rsid w:val="00B80C44"/>
    <w:rsid w:val="00B8124D"/>
    <w:rsid w:val="00B812ED"/>
    <w:rsid w:val="00B818A6"/>
    <w:rsid w:val="00B83198"/>
    <w:rsid w:val="00B8623F"/>
    <w:rsid w:val="00B86308"/>
    <w:rsid w:val="00B86981"/>
    <w:rsid w:val="00B9006B"/>
    <w:rsid w:val="00B91677"/>
    <w:rsid w:val="00B97311"/>
    <w:rsid w:val="00B97BA7"/>
    <w:rsid w:val="00BA5426"/>
    <w:rsid w:val="00BA70E5"/>
    <w:rsid w:val="00BB0447"/>
    <w:rsid w:val="00BB2417"/>
    <w:rsid w:val="00BB2FAE"/>
    <w:rsid w:val="00BB3534"/>
    <w:rsid w:val="00BB4839"/>
    <w:rsid w:val="00BB722C"/>
    <w:rsid w:val="00BC31DB"/>
    <w:rsid w:val="00BC343C"/>
    <w:rsid w:val="00BC4F1B"/>
    <w:rsid w:val="00BC600C"/>
    <w:rsid w:val="00BC798C"/>
    <w:rsid w:val="00BD0829"/>
    <w:rsid w:val="00BD0A50"/>
    <w:rsid w:val="00BD3136"/>
    <w:rsid w:val="00BD57C1"/>
    <w:rsid w:val="00BE1DA2"/>
    <w:rsid w:val="00BE33C6"/>
    <w:rsid w:val="00BF1FC4"/>
    <w:rsid w:val="00BF2589"/>
    <w:rsid w:val="00BF2D8C"/>
    <w:rsid w:val="00BF5263"/>
    <w:rsid w:val="00BF5883"/>
    <w:rsid w:val="00BF6720"/>
    <w:rsid w:val="00BF7F4D"/>
    <w:rsid w:val="00C01668"/>
    <w:rsid w:val="00C063FE"/>
    <w:rsid w:val="00C06AD9"/>
    <w:rsid w:val="00C112A5"/>
    <w:rsid w:val="00C157FA"/>
    <w:rsid w:val="00C2101A"/>
    <w:rsid w:val="00C21025"/>
    <w:rsid w:val="00C213F1"/>
    <w:rsid w:val="00C248A1"/>
    <w:rsid w:val="00C318C0"/>
    <w:rsid w:val="00C33240"/>
    <w:rsid w:val="00C37D5E"/>
    <w:rsid w:val="00C41455"/>
    <w:rsid w:val="00C4353C"/>
    <w:rsid w:val="00C509E5"/>
    <w:rsid w:val="00C51D7E"/>
    <w:rsid w:val="00C53E79"/>
    <w:rsid w:val="00C5474A"/>
    <w:rsid w:val="00C55970"/>
    <w:rsid w:val="00C55F50"/>
    <w:rsid w:val="00C633B9"/>
    <w:rsid w:val="00C63BC5"/>
    <w:rsid w:val="00C63DE9"/>
    <w:rsid w:val="00C63E3F"/>
    <w:rsid w:val="00C651DF"/>
    <w:rsid w:val="00C66866"/>
    <w:rsid w:val="00C672E1"/>
    <w:rsid w:val="00C70475"/>
    <w:rsid w:val="00C72276"/>
    <w:rsid w:val="00C7252C"/>
    <w:rsid w:val="00C7419D"/>
    <w:rsid w:val="00C749B7"/>
    <w:rsid w:val="00C74AA7"/>
    <w:rsid w:val="00C76B2A"/>
    <w:rsid w:val="00C77BE1"/>
    <w:rsid w:val="00C80277"/>
    <w:rsid w:val="00C86D60"/>
    <w:rsid w:val="00C86F3F"/>
    <w:rsid w:val="00C900E9"/>
    <w:rsid w:val="00C90BD9"/>
    <w:rsid w:val="00C91985"/>
    <w:rsid w:val="00C933E4"/>
    <w:rsid w:val="00C95F25"/>
    <w:rsid w:val="00C96A51"/>
    <w:rsid w:val="00CA1BD8"/>
    <w:rsid w:val="00CA30FC"/>
    <w:rsid w:val="00CA3C8C"/>
    <w:rsid w:val="00CA408D"/>
    <w:rsid w:val="00CA5072"/>
    <w:rsid w:val="00CB075A"/>
    <w:rsid w:val="00CB1982"/>
    <w:rsid w:val="00CB2341"/>
    <w:rsid w:val="00CB2418"/>
    <w:rsid w:val="00CB4693"/>
    <w:rsid w:val="00CB7977"/>
    <w:rsid w:val="00CB7ADD"/>
    <w:rsid w:val="00CC0588"/>
    <w:rsid w:val="00CC436F"/>
    <w:rsid w:val="00CC6678"/>
    <w:rsid w:val="00CC67E8"/>
    <w:rsid w:val="00CC70B1"/>
    <w:rsid w:val="00CC714A"/>
    <w:rsid w:val="00CD02D2"/>
    <w:rsid w:val="00CD217B"/>
    <w:rsid w:val="00CD36C3"/>
    <w:rsid w:val="00CD3E46"/>
    <w:rsid w:val="00CD6DA9"/>
    <w:rsid w:val="00CE2C99"/>
    <w:rsid w:val="00CE40D9"/>
    <w:rsid w:val="00CE4627"/>
    <w:rsid w:val="00CE6BF7"/>
    <w:rsid w:val="00CE7FAC"/>
    <w:rsid w:val="00CF05F5"/>
    <w:rsid w:val="00CF0E37"/>
    <w:rsid w:val="00CF32AF"/>
    <w:rsid w:val="00D003C0"/>
    <w:rsid w:val="00D04FB7"/>
    <w:rsid w:val="00D05592"/>
    <w:rsid w:val="00D0572C"/>
    <w:rsid w:val="00D06EA2"/>
    <w:rsid w:val="00D10E87"/>
    <w:rsid w:val="00D12E25"/>
    <w:rsid w:val="00D1392A"/>
    <w:rsid w:val="00D20D7D"/>
    <w:rsid w:val="00D22CD8"/>
    <w:rsid w:val="00D2613A"/>
    <w:rsid w:val="00D26C50"/>
    <w:rsid w:val="00D33782"/>
    <w:rsid w:val="00D35AC4"/>
    <w:rsid w:val="00D361AE"/>
    <w:rsid w:val="00D36B38"/>
    <w:rsid w:val="00D36C10"/>
    <w:rsid w:val="00D40A37"/>
    <w:rsid w:val="00D415AF"/>
    <w:rsid w:val="00D429D7"/>
    <w:rsid w:val="00D430CD"/>
    <w:rsid w:val="00D45BBB"/>
    <w:rsid w:val="00D45F09"/>
    <w:rsid w:val="00D50B31"/>
    <w:rsid w:val="00D537F4"/>
    <w:rsid w:val="00D54159"/>
    <w:rsid w:val="00D55773"/>
    <w:rsid w:val="00D56AAF"/>
    <w:rsid w:val="00D57998"/>
    <w:rsid w:val="00D64384"/>
    <w:rsid w:val="00D66310"/>
    <w:rsid w:val="00D668A0"/>
    <w:rsid w:val="00D6790B"/>
    <w:rsid w:val="00D71FDC"/>
    <w:rsid w:val="00D72A21"/>
    <w:rsid w:val="00D75B5E"/>
    <w:rsid w:val="00D7686B"/>
    <w:rsid w:val="00D803D6"/>
    <w:rsid w:val="00D80DFD"/>
    <w:rsid w:val="00D811B3"/>
    <w:rsid w:val="00D8149F"/>
    <w:rsid w:val="00D82395"/>
    <w:rsid w:val="00D85363"/>
    <w:rsid w:val="00D93771"/>
    <w:rsid w:val="00D937A5"/>
    <w:rsid w:val="00D94C78"/>
    <w:rsid w:val="00D96359"/>
    <w:rsid w:val="00D96F30"/>
    <w:rsid w:val="00D979DE"/>
    <w:rsid w:val="00DA2755"/>
    <w:rsid w:val="00DA3A05"/>
    <w:rsid w:val="00DA3F2F"/>
    <w:rsid w:val="00DA51DD"/>
    <w:rsid w:val="00DA5484"/>
    <w:rsid w:val="00DB379F"/>
    <w:rsid w:val="00DB5FD4"/>
    <w:rsid w:val="00DB7380"/>
    <w:rsid w:val="00DC3DFE"/>
    <w:rsid w:val="00DC61CD"/>
    <w:rsid w:val="00DD031B"/>
    <w:rsid w:val="00DD0A1C"/>
    <w:rsid w:val="00DD0E89"/>
    <w:rsid w:val="00DD3863"/>
    <w:rsid w:val="00DD3BAB"/>
    <w:rsid w:val="00DD567F"/>
    <w:rsid w:val="00DD73D5"/>
    <w:rsid w:val="00DE4A22"/>
    <w:rsid w:val="00DF250D"/>
    <w:rsid w:val="00DF39B3"/>
    <w:rsid w:val="00DF7EAA"/>
    <w:rsid w:val="00E00EE7"/>
    <w:rsid w:val="00E013BD"/>
    <w:rsid w:val="00E03B37"/>
    <w:rsid w:val="00E04C93"/>
    <w:rsid w:val="00E10239"/>
    <w:rsid w:val="00E1315C"/>
    <w:rsid w:val="00E13B77"/>
    <w:rsid w:val="00E160DD"/>
    <w:rsid w:val="00E165B3"/>
    <w:rsid w:val="00E16A89"/>
    <w:rsid w:val="00E20839"/>
    <w:rsid w:val="00E2142A"/>
    <w:rsid w:val="00E22EC1"/>
    <w:rsid w:val="00E25568"/>
    <w:rsid w:val="00E2771C"/>
    <w:rsid w:val="00E27949"/>
    <w:rsid w:val="00E33025"/>
    <w:rsid w:val="00E34C9B"/>
    <w:rsid w:val="00E35497"/>
    <w:rsid w:val="00E35FE2"/>
    <w:rsid w:val="00E40759"/>
    <w:rsid w:val="00E41A46"/>
    <w:rsid w:val="00E429A0"/>
    <w:rsid w:val="00E430AE"/>
    <w:rsid w:val="00E445DE"/>
    <w:rsid w:val="00E44962"/>
    <w:rsid w:val="00E45516"/>
    <w:rsid w:val="00E467F1"/>
    <w:rsid w:val="00E51A16"/>
    <w:rsid w:val="00E52433"/>
    <w:rsid w:val="00E546DA"/>
    <w:rsid w:val="00E56E9A"/>
    <w:rsid w:val="00E57620"/>
    <w:rsid w:val="00E65612"/>
    <w:rsid w:val="00E66D1A"/>
    <w:rsid w:val="00E713B2"/>
    <w:rsid w:val="00E71E35"/>
    <w:rsid w:val="00E73100"/>
    <w:rsid w:val="00E73108"/>
    <w:rsid w:val="00E73932"/>
    <w:rsid w:val="00E7411D"/>
    <w:rsid w:val="00E76B44"/>
    <w:rsid w:val="00E82F6B"/>
    <w:rsid w:val="00E83CC4"/>
    <w:rsid w:val="00E85E1A"/>
    <w:rsid w:val="00E867C5"/>
    <w:rsid w:val="00E87B67"/>
    <w:rsid w:val="00E90149"/>
    <w:rsid w:val="00E91287"/>
    <w:rsid w:val="00E916B9"/>
    <w:rsid w:val="00E92006"/>
    <w:rsid w:val="00E92B2D"/>
    <w:rsid w:val="00E95974"/>
    <w:rsid w:val="00EA1544"/>
    <w:rsid w:val="00EA2939"/>
    <w:rsid w:val="00EA2A88"/>
    <w:rsid w:val="00EA2B96"/>
    <w:rsid w:val="00EA73BF"/>
    <w:rsid w:val="00EA7E86"/>
    <w:rsid w:val="00EB2AE7"/>
    <w:rsid w:val="00EB3008"/>
    <w:rsid w:val="00EB7552"/>
    <w:rsid w:val="00EB789B"/>
    <w:rsid w:val="00EC215B"/>
    <w:rsid w:val="00EC2A96"/>
    <w:rsid w:val="00EC41A2"/>
    <w:rsid w:val="00EC6F60"/>
    <w:rsid w:val="00ED4A44"/>
    <w:rsid w:val="00ED5609"/>
    <w:rsid w:val="00ED56DA"/>
    <w:rsid w:val="00ED70D2"/>
    <w:rsid w:val="00EE00EB"/>
    <w:rsid w:val="00EE0D1B"/>
    <w:rsid w:val="00EE268C"/>
    <w:rsid w:val="00EE4057"/>
    <w:rsid w:val="00EE6928"/>
    <w:rsid w:val="00EF02F5"/>
    <w:rsid w:val="00EF5DD6"/>
    <w:rsid w:val="00EF5F1B"/>
    <w:rsid w:val="00EF6F28"/>
    <w:rsid w:val="00EF7C9A"/>
    <w:rsid w:val="00F04294"/>
    <w:rsid w:val="00F0750B"/>
    <w:rsid w:val="00F10748"/>
    <w:rsid w:val="00F10842"/>
    <w:rsid w:val="00F152FD"/>
    <w:rsid w:val="00F1603A"/>
    <w:rsid w:val="00F24044"/>
    <w:rsid w:val="00F27A2C"/>
    <w:rsid w:val="00F326B9"/>
    <w:rsid w:val="00F32899"/>
    <w:rsid w:val="00F360AB"/>
    <w:rsid w:val="00F37E04"/>
    <w:rsid w:val="00F37EED"/>
    <w:rsid w:val="00F41701"/>
    <w:rsid w:val="00F425D7"/>
    <w:rsid w:val="00F45069"/>
    <w:rsid w:val="00F45A2A"/>
    <w:rsid w:val="00F4791C"/>
    <w:rsid w:val="00F51EE5"/>
    <w:rsid w:val="00F53184"/>
    <w:rsid w:val="00F54EE0"/>
    <w:rsid w:val="00F564ED"/>
    <w:rsid w:val="00F56D21"/>
    <w:rsid w:val="00F57391"/>
    <w:rsid w:val="00F5773F"/>
    <w:rsid w:val="00F71496"/>
    <w:rsid w:val="00F71B2A"/>
    <w:rsid w:val="00F752A8"/>
    <w:rsid w:val="00F755B1"/>
    <w:rsid w:val="00F75B2D"/>
    <w:rsid w:val="00F76D2A"/>
    <w:rsid w:val="00F82753"/>
    <w:rsid w:val="00F82DB7"/>
    <w:rsid w:val="00F83AA5"/>
    <w:rsid w:val="00F844DD"/>
    <w:rsid w:val="00F84570"/>
    <w:rsid w:val="00F86667"/>
    <w:rsid w:val="00F92627"/>
    <w:rsid w:val="00F96718"/>
    <w:rsid w:val="00F97FAC"/>
    <w:rsid w:val="00FA03BA"/>
    <w:rsid w:val="00FA1F6F"/>
    <w:rsid w:val="00FA2CC8"/>
    <w:rsid w:val="00FA4081"/>
    <w:rsid w:val="00FA43AA"/>
    <w:rsid w:val="00FA6E9C"/>
    <w:rsid w:val="00FB1389"/>
    <w:rsid w:val="00FB18E0"/>
    <w:rsid w:val="00FB5ACB"/>
    <w:rsid w:val="00FC3461"/>
    <w:rsid w:val="00FC4BBD"/>
    <w:rsid w:val="00FC514A"/>
    <w:rsid w:val="00FC615A"/>
    <w:rsid w:val="00FC6407"/>
    <w:rsid w:val="00FC6BD3"/>
    <w:rsid w:val="00FC70F1"/>
    <w:rsid w:val="00FD271F"/>
    <w:rsid w:val="00FD622C"/>
    <w:rsid w:val="00FD6E96"/>
    <w:rsid w:val="00FE0849"/>
    <w:rsid w:val="00FE09FC"/>
    <w:rsid w:val="00FE0CEF"/>
    <w:rsid w:val="00FE55B8"/>
    <w:rsid w:val="00FE5675"/>
    <w:rsid w:val="00FE6CBC"/>
    <w:rsid w:val="00FE6E1D"/>
    <w:rsid w:val="00FF5DBA"/>
    <w:rsid w:val="00FF6106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84C94"/>
  <w15:chartTrackingRefBased/>
  <w15:docId w15:val="{01430BBD-9B2B-4B53-8B87-C2F0E603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7D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0D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00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402B"/>
  </w:style>
  <w:style w:type="paragraph" w:styleId="a4">
    <w:name w:val="footer"/>
    <w:basedOn w:val="a"/>
    <w:link w:val="Char0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402B"/>
  </w:style>
  <w:style w:type="paragraph" w:styleId="a5">
    <w:name w:val="List Paragraph"/>
    <w:basedOn w:val="a"/>
    <w:uiPriority w:val="34"/>
    <w:qFormat/>
    <w:rsid w:val="008A55AC"/>
    <w:pPr>
      <w:ind w:leftChars="400" w:left="800"/>
    </w:pPr>
  </w:style>
  <w:style w:type="character" w:styleId="a6">
    <w:name w:val="Placeholder Text"/>
    <w:basedOn w:val="a0"/>
    <w:uiPriority w:val="99"/>
    <w:semiHidden/>
    <w:rsid w:val="001127B1"/>
    <w:rPr>
      <w:color w:val="808080"/>
    </w:rPr>
  </w:style>
  <w:style w:type="paragraph" w:styleId="a7">
    <w:name w:val="Normal (Web)"/>
    <w:basedOn w:val="a"/>
    <w:uiPriority w:val="99"/>
    <w:semiHidden/>
    <w:unhideWhenUsed/>
    <w:rsid w:val="008A0B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Cs w:val="24"/>
    </w:rPr>
  </w:style>
  <w:style w:type="character" w:customStyle="1" w:styleId="1Char">
    <w:name w:val="제목 1 Char"/>
    <w:basedOn w:val="a0"/>
    <w:link w:val="1"/>
    <w:uiPriority w:val="9"/>
    <w:rsid w:val="00560DD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60DD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220"/>
      <w:jc w:val="left"/>
    </w:pPr>
    <w:rPr>
      <w:rFonts w:asciiTheme="minorHAnsi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jc w:val="left"/>
    </w:pPr>
    <w:rPr>
      <w:rFonts w:asciiTheme="minorHAnsi" w:hAnsiTheme="minorHAnsi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440"/>
      <w:jc w:val="left"/>
    </w:pPr>
    <w:rPr>
      <w:rFonts w:asciiTheme="minorHAnsi" w:hAnsiTheme="minorHAnsi"/>
      <w:kern w:val="0"/>
      <w:sz w:val="22"/>
    </w:rPr>
  </w:style>
  <w:style w:type="character" w:styleId="a8">
    <w:name w:val="annotation reference"/>
    <w:basedOn w:val="a0"/>
    <w:uiPriority w:val="99"/>
    <w:semiHidden/>
    <w:unhideWhenUsed/>
    <w:rsid w:val="005872D3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5872D3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5872D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872D3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5872D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872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72D3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개요 1"/>
    <w:basedOn w:val="a"/>
    <w:rsid w:val="008E4102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kern w:val="0"/>
      <w:sz w:val="20"/>
      <w:szCs w:val="20"/>
    </w:rPr>
  </w:style>
  <w:style w:type="paragraph" w:customStyle="1" w:styleId="21">
    <w:name w:val="개요 2"/>
    <w:basedOn w:val="a"/>
    <w:rsid w:val="008E4102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 w:val="20"/>
      <w:szCs w:val="20"/>
    </w:rPr>
  </w:style>
  <w:style w:type="character" w:styleId="ac">
    <w:name w:val="Hyperlink"/>
    <w:basedOn w:val="a0"/>
    <w:uiPriority w:val="99"/>
    <w:unhideWhenUsed/>
    <w:rsid w:val="00672C02"/>
    <w:rPr>
      <w:color w:val="0563C1" w:themeColor="hyperlink"/>
      <w:u w:val="single"/>
    </w:rPr>
  </w:style>
  <w:style w:type="paragraph" w:styleId="ad">
    <w:name w:val="endnote text"/>
    <w:basedOn w:val="a"/>
    <w:link w:val="Char4"/>
    <w:uiPriority w:val="99"/>
    <w:semiHidden/>
    <w:unhideWhenUsed/>
    <w:rsid w:val="00371D9E"/>
    <w:pPr>
      <w:snapToGrid w:val="0"/>
      <w:jc w:val="left"/>
    </w:pPr>
  </w:style>
  <w:style w:type="character" w:customStyle="1" w:styleId="Char4">
    <w:name w:val="미주 텍스트 Char"/>
    <w:basedOn w:val="a0"/>
    <w:link w:val="ad"/>
    <w:uiPriority w:val="99"/>
    <w:semiHidden/>
    <w:rsid w:val="00371D9E"/>
  </w:style>
  <w:style w:type="character" w:styleId="ae">
    <w:name w:val="endnote reference"/>
    <w:basedOn w:val="a0"/>
    <w:uiPriority w:val="99"/>
    <w:semiHidden/>
    <w:unhideWhenUsed/>
    <w:rsid w:val="00371D9E"/>
    <w:rPr>
      <w:vertAlign w:val="superscript"/>
    </w:rPr>
  </w:style>
  <w:style w:type="paragraph" w:styleId="af">
    <w:name w:val="footnote text"/>
    <w:basedOn w:val="a"/>
    <w:link w:val="Char5"/>
    <w:uiPriority w:val="99"/>
    <w:semiHidden/>
    <w:unhideWhenUsed/>
    <w:rsid w:val="00371D9E"/>
    <w:pPr>
      <w:snapToGrid w:val="0"/>
      <w:jc w:val="left"/>
    </w:pPr>
  </w:style>
  <w:style w:type="character" w:customStyle="1" w:styleId="Char5">
    <w:name w:val="각주 텍스트 Char"/>
    <w:basedOn w:val="a0"/>
    <w:link w:val="af"/>
    <w:uiPriority w:val="99"/>
    <w:semiHidden/>
    <w:rsid w:val="00371D9E"/>
  </w:style>
  <w:style w:type="character" w:styleId="af0">
    <w:name w:val="footnote reference"/>
    <w:basedOn w:val="a0"/>
    <w:uiPriority w:val="99"/>
    <w:semiHidden/>
    <w:unhideWhenUsed/>
    <w:rsid w:val="00371D9E"/>
    <w:rPr>
      <w:vertAlign w:val="superscript"/>
    </w:rPr>
  </w:style>
  <w:style w:type="paragraph" w:styleId="af1">
    <w:name w:val="Title"/>
    <w:basedOn w:val="a"/>
    <w:next w:val="a"/>
    <w:link w:val="Char6"/>
    <w:uiPriority w:val="10"/>
    <w:qFormat/>
    <w:rsid w:val="00EB300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6">
    <w:name w:val="제목 Char"/>
    <w:basedOn w:val="a0"/>
    <w:link w:val="af1"/>
    <w:uiPriority w:val="10"/>
    <w:rsid w:val="00EB30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EB3008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24022-7936-49B3-906A-8826BDCF2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5407</TotalTime>
  <Pages>14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ChangSuKim</dc:creator>
  <cp:keywords/>
  <dc:description/>
  <cp:lastModifiedBy>문일</cp:lastModifiedBy>
  <cp:revision>7</cp:revision>
  <dcterms:created xsi:type="dcterms:W3CDTF">2022-03-15T06:19:00Z</dcterms:created>
  <dcterms:modified xsi:type="dcterms:W3CDTF">2022-03-21T00:48:00Z</dcterms:modified>
</cp:coreProperties>
</file>